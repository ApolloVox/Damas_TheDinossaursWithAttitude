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61DE" w:rsidRDefault="007A597E" w:rsidP="007A597E">
      <w:pPr>
        <w:pStyle w:val="Cabealhodondice"/>
        <w:jc w:val="both"/>
        <w:rPr>
          <w:rFonts w:ascii="Verdana" w:hAnsi="Verdana"/>
          <w:b/>
          <w:bCs/>
        </w:rPr>
      </w:pPr>
      <w:bookmarkStart w:id="0" w:name="_GoBack"/>
      <w:bookmarkEnd w:id="0"/>
      <w:r>
        <w:rPr>
          <w:rFonts w:ascii="Verdana" w:hAnsi="Verdana"/>
          <w:b/>
          <w:bCs/>
          <w:noProof/>
        </w:rPr>
        <w:drawing>
          <wp:inline distT="0" distB="0" distL="0" distR="0">
            <wp:extent cx="2200582" cy="724001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pc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3A4" w:rsidRDefault="006553A4" w:rsidP="006553A4">
      <w:pPr>
        <w:jc w:val="both"/>
        <w:rPr>
          <w:rFonts w:ascii="Verdana" w:hAnsi="Verdana"/>
          <w:b/>
          <w:bCs/>
        </w:rPr>
      </w:pPr>
    </w:p>
    <w:p w:rsidR="007A597E" w:rsidRDefault="007A597E" w:rsidP="006553A4">
      <w:pPr>
        <w:jc w:val="both"/>
        <w:rPr>
          <w:rFonts w:ascii="Verdana" w:hAnsi="Verdana"/>
          <w:b/>
          <w:bCs/>
        </w:rPr>
      </w:pPr>
    </w:p>
    <w:p w:rsidR="006553A4" w:rsidRPr="007A597E" w:rsidRDefault="007A597E" w:rsidP="007A597E">
      <w:pPr>
        <w:jc w:val="center"/>
        <w:rPr>
          <w:rFonts w:ascii="Verdana" w:hAnsi="Verdana"/>
          <w:bCs/>
        </w:rPr>
      </w:pPr>
      <w:r w:rsidRPr="007A597E">
        <w:rPr>
          <w:rFonts w:ascii="Verdana" w:hAnsi="Verdana"/>
          <w:bCs/>
        </w:rPr>
        <w:t>Introdução a Programação 3D</w:t>
      </w:r>
    </w:p>
    <w:p w:rsidR="006553A4" w:rsidRDefault="006553A4" w:rsidP="006553A4">
      <w:pPr>
        <w:jc w:val="both"/>
        <w:rPr>
          <w:rFonts w:ascii="Verdana" w:hAnsi="Verdana"/>
          <w:b/>
          <w:bCs/>
        </w:rPr>
      </w:pPr>
    </w:p>
    <w:p w:rsidR="006553A4" w:rsidRDefault="006553A4" w:rsidP="006553A4">
      <w:pPr>
        <w:jc w:val="both"/>
        <w:rPr>
          <w:rFonts w:ascii="Verdana" w:hAnsi="Verdana"/>
          <w:b/>
          <w:bCs/>
        </w:rPr>
      </w:pPr>
    </w:p>
    <w:p w:rsidR="006553A4" w:rsidRPr="007A597E" w:rsidRDefault="00436EA6" w:rsidP="007A597E">
      <w:pPr>
        <w:jc w:val="center"/>
        <w:rPr>
          <w:rFonts w:ascii="Verdana" w:hAnsi="Verdana"/>
          <w:b/>
          <w:bCs/>
          <w:sz w:val="32"/>
        </w:rPr>
      </w:pPr>
      <w:r>
        <w:rPr>
          <w:rFonts w:ascii="Verdana" w:hAnsi="Verdana"/>
          <w:b/>
          <w:bCs/>
          <w:sz w:val="32"/>
        </w:rPr>
        <w:t>SIMULADOR DE TANQUES – Parte 2</w:t>
      </w:r>
    </w:p>
    <w:p w:rsidR="007A597E" w:rsidRDefault="007A597E" w:rsidP="007A597E">
      <w:pPr>
        <w:jc w:val="center"/>
        <w:rPr>
          <w:rFonts w:ascii="Verdana" w:hAnsi="Verdana"/>
          <w:bCs/>
          <w:sz w:val="32"/>
        </w:rPr>
      </w:pPr>
    </w:p>
    <w:p w:rsidR="007A597E" w:rsidRPr="007A597E" w:rsidRDefault="007A597E" w:rsidP="007A597E">
      <w:pPr>
        <w:jc w:val="center"/>
        <w:rPr>
          <w:rFonts w:ascii="Verdana" w:hAnsi="Verdana"/>
          <w:bCs/>
          <w:sz w:val="28"/>
        </w:rPr>
      </w:pPr>
      <w:r w:rsidRPr="007A597E">
        <w:rPr>
          <w:rFonts w:ascii="Verdana" w:hAnsi="Verdana"/>
          <w:bCs/>
          <w:sz w:val="28"/>
        </w:rPr>
        <w:t>Rui Fernandes nº</w:t>
      </w:r>
      <w:r w:rsidR="005879B1">
        <w:rPr>
          <w:rFonts w:ascii="Verdana" w:hAnsi="Verdana"/>
          <w:bCs/>
          <w:sz w:val="28"/>
        </w:rPr>
        <w:t xml:space="preserve"> 11566</w:t>
      </w:r>
    </w:p>
    <w:p w:rsidR="007A597E" w:rsidRPr="007A597E" w:rsidRDefault="007A597E" w:rsidP="007A597E">
      <w:pPr>
        <w:jc w:val="center"/>
        <w:rPr>
          <w:rFonts w:ascii="Verdana" w:hAnsi="Verdana"/>
          <w:bCs/>
          <w:sz w:val="28"/>
        </w:rPr>
      </w:pPr>
      <w:r w:rsidRPr="007A597E">
        <w:rPr>
          <w:rFonts w:ascii="Verdana" w:hAnsi="Verdana"/>
          <w:bCs/>
          <w:sz w:val="28"/>
        </w:rPr>
        <w:t>Eduardo Alves nº 12561</w:t>
      </w:r>
    </w:p>
    <w:p w:rsidR="006553A4" w:rsidRDefault="006553A4" w:rsidP="006553A4">
      <w:pPr>
        <w:jc w:val="both"/>
        <w:rPr>
          <w:rFonts w:ascii="Verdana" w:hAnsi="Verdana"/>
          <w:b/>
          <w:bCs/>
        </w:rPr>
      </w:pPr>
    </w:p>
    <w:p w:rsidR="006553A4" w:rsidRDefault="006553A4" w:rsidP="006553A4">
      <w:pPr>
        <w:jc w:val="both"/>
        <w:rPr>
          <w:rFonts w:ascii="Verdana" w:hAnsi="Verdana"/>
          <w:b/>
          <w:bCs/>
        </w:rPr>
      </w:pPr>
    </w:p>
    <w:p w:rsidR="006553A4" w:rsidRDefault="006553A4" w:rsidP="006553A4">
      <w:pPr>
        <w:jc w:val="both"/>
        <w:rPr>
          <w:rFonts w:ascii="Verdana" w:hAnsi="Verdana"/>
          <w:b/>
          <w:bCs/>
        </w:rPr>
      </w:pPr>
    </w:p>
    <w:p w:rsidR="006553A4" w:rsidRDefault="006553A4" w:rsidP="006553A4">
      <w:pPr>
        <w:jc w:val="both"/>
        <w:rPr>
          <w:rFonts w:ascii="Verdana" w:hAnsi="Verdana"/>
          <w:b/>
          <w:bCs/>
        </w:rPr>
      </w:pPr>
    </w:p>
    <w:p w:rsidR="000D5E80" w:rsidRDefault="000D5E80" w:rsidP="006553A4">
      <w:pPr>
        <w:pStyle w:val="Cabealho1"/>
        <w:jc w:val="both"/>
        <w:rPr>
          <w:rFonts w:ascii="Verdana" w:eastAsiaTheme="minorHAnsi" w:hAnsi="Verdana" w:cstheme="minorBidi"/>
          <w:b/>
          <w:bCs/>
          <w:color w:val="auto"/>
          <w:sz w:val="22"/>
          <w:szCs w:val="22"/>
        </w:rPr>
      </w:pPr>
    </w:p>
    <w:p w:rsidR="000D5E80" w:rsidRDefault="000D5E80" w:rsidP="000D5E8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04393532"/>
        <w:docPartObj>
          <w:docPartGallery w:val="Table of Contents"/>
          <w:docPartUnique/>
        </w:docPartObj>
      </w:sdtPr>
      <w:sdtEndPr>
        <w:rPr>
          <w:rFonts w:ascii="Verdana" w:hAnsi="Verdana"/>
          <w:b/>
          <w:bCs/>
        </w:rPr>
      </w:sdtEndPr>
      <w:sdtContent>
        <w:p w:rsidR="007A597E" w:rsidRPr="000D5E80" w:rsidRDefault="007A597E" w:rsidP="007A597E">
          <w:pPr>
            <w:pStyle w:val="Cabealhodondice"/>
            <w:jc w:val="both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  <w:r w:rsidRPr="006553A4">
            <w:rPr>
              <w:rFonts w:ascii="Verdana" w:hAnsi="Verdana"/>
            </w:rPr>
            <w:t>Índice</w:t>
          </w:r>
        </w:p>
        <w:p w:rsidR="00836476" w:rsidRDefault="007A597E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r w:rsidRPr="00436EA6">
            <w:rPr>
              <w:rFonts w:ascii="Verdana" w:hAnsi="Verdana"/>
            </w:rPr>
            <w:fldChar w:fldCharType="begin"/>
          </w:r>
          <w:r w:rsidRPr="00436EA6">
            <w:rPr>
              <w:rFonts w:ascii="Verdana" w:hAnsi="Verdana"/>
            </w:rPr>
            <w:instrText xml:space="preserve"> TOC \o "1-3" \h \z \u </w:instrText>
          </w:r>
          <w:r w:rsidRPr="00436EA6">
            <w:rPr>
              <w:rFonts w:ascii="Verdana" w:hAnsi="Verdana"/>
            </w:rPr>
            <w:fldChar w:fldCharType="separate"/>
          </w:r>
          <w:hyperlink w:anchor="_Toc467183895" w:history="1">
            <w:r w:rsidR="00836476" w:rsidRPr="004F4AB3">
              <w:rPr>
                <w:rStyle w:val="Hiperligao"/>
                <w:rFonts w:ascii="Verdana" w:eastAsia="MS Gothic" w:hAnsi="Verdana"/>
                <w:noProof/>
              </w:rPr>
              <w:t>Introdução: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_Toc467183895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3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896" w:history="1">
            <w:r w:rsidR="00836476" w:rsidRPr="004F4AB3">
              <w:rPr>
                <w:rStyle w:val="Hiperligao"/>
                <w:rFonts w:ascii="Verdana" w:eastAsia="MS Gothic" w:hAnsi="Verdana"/>
                <w:noProof/>
              </w:rPr>
              <w:t>Análise de Código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_Toc467183896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4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897" w:history="1">
            <w:r w:rsidR="00836476" w:rsidRPr="004F4AB3">
              <w:rPr>
                <w:rStyle w:val="Hiperligao"/>
                <w:rFonts w:ascii="Verdana" w:eastAsia="MS Gothic" w:hAnsi="Verdana"/>
                <w:noProof/>
              </w:rPr>
              <w:t>Primeira Iteração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_Toc467183897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4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898" w:history="1">
            <w:r w:rsidR="00836476" w:rsidRPr="004F4AB3">
              <w:rPr>
                <w:rStyle w:val="Hiperligao"/>
                <w:rFonts w:ascii="Verdana" w:eastAsia="MS Gothic" w:hAnsi="Verdana"/>
                <w:noProof/>
              </w:rPr>
              <w:t>Game1</w:t>
            </w:r>
            <w:r w:rsidR="00836476" w:rsidRPr="004F4AB3">
              <w:rPr>
                <w:rStyle w:val="Hiperligao"/>
                <w:rFonts w:eastAsia="MS Gothic"/>
                <w:noProof/>
              </w:rPr>
              <w:t>.cs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_Toc467183898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4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899" w:history="1">
            <w:r w:rsidR="00836476" w:rsidRPr="004F4AB3">
              <w:rPr>
                <w:rStyle w:val="Hiperligao"/>
                <w:rFonts w:ascii="Verdana" w:eastAsia="MS Gothic" w:hAnsi="Verdana"/>
                <w:noProof/>
              </w:rPr>
              <w:t>Mapa.cs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_Toc467183899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5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900" w:history="1">
            <w:r w:rsidR="00836476" w:rsidRPr="004F4AB3">
              <w:rPr>
                <w:rStyle w:val="Hiperligao"/>
                <w:rFonts w:ascii="Verdana" w:hAnsi="Verdana"/>
                <w:noProof/>
              </w:rPr>
              <w:t>Técnicas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_Toc467183900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6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901" w:history="1">
            <w:r w:rsidR="00836476" w:rsidRPr="004F4AB3">
              <w:rPr>
                <w:rStyle w:val="Hiperligao"/>
                <w:rFonts w:ascii="Verdana" w:hAnsi="Verdana"/>
                <w:noProof/>
              </w:rPr>
              <w:t>Guardar num array de cores a informação da textura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_Toc467183901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6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902" w:history="1">
            <w:r w:rsidR="00836476" w:rsidRPr="004F4AB3">
              <w:rPr>
                <w:rStyle w:val="Hiperligao"/>
                <w:rFonts w:ascii="Verdana" w:hAnsi="Verdana"/>
                <w:noProof/>
              </w:rPr>
              <w:t>Geração de mapa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_Toc467183902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7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903" w:history="1">
            <w:r w:rsidR="00836476" w:rsidRPr="004F4AB3">
              <w:rPr>
                <w:rStyle w:val="Hiperligao"/>
                <w:rFonts w:ascii="Verdana" w:hAnsi="Verdana"/>
                <w:noProof/>
              </w:rPr>
              <w:t>Construtor da classe Mapa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_Toc467183903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8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904" w:history="1">
            <w:r w:rsidR="00836476" w:rsidRPr="004F4AB3">
              <w:rPr>
                <w:rStyle w:val="Hiperligao"/>
                <w:rFonts w:ascii="Verdana" w:hAnsi="Verdana"/>
                <w:noProof/>
              </w:rPr>
              <w:t>Draw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_Toc467183904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8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905" w:history="1">
            <w:r w:rsidR="00836476" w:rsidRPr="004F4AB3">
              <w:rPr>
                <w:rStyle w:val="Hiperligao"/>
                <w:rFonts w:ascii="Verdana" w:hAnsi="Verdana"/>
                <w:noProof/>
              </w:rPr>
              <w:t>Propriedades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_Toc467183905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9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906" w:history="1">
            <w:r w:rsidR="00836476" w:rsidRPr="004F4AB3">
              <w:rPr>
                <w:rStyle w:val="Hiperligao"/>
                <w:rFonts w:ascii="Verdana" w:hAnsi="Verdana"/>
                <w:noProof/>
              </w:rPr>
              <w:t>Câmara.cs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_Toc467183906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9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907" w:history="1">
            <w:r w:rsidR="00836476" w:rsidRPr="004F4AB3">
              <w:rPr>
                <w:rStyle w:val="Hiperligao"/>
                <w:noProof/>
              </w:rPr>
              <w:t>ClsCamera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_Toc467183907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9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908" w:history="1">
            <w:r w:rsidR="00836476" w:rsidRPr="004F4AB3">
              <w:rPr>
                <w:rStyle w:val="Hiperligao"/>
                <w:rFonts w:ascii="Verdana" w:hAnsi="Verdana"/>
                <w:noProof/>
              </w:rPr>
              <w:t>Update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_Toc467183908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10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909" w:history="1">
            <w:r w:rsidR="00836476" w:rsidRPr="004F4AB3">
              <w:rPr>
                <w:rStyle w:val="Hiperligao"/>
                <w:rFonts w:ascii="Verdana" w:hAnsi="Verdana"/>
                <w:noProof/>
              </w:rPr>
              <w:t>YawPitchCalc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_Toc467183909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10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910" w:history="1">
            <w:r w:rsidR="00836476" w:rsidRPr="004F4AB3">
              <w:rPr>
                <w:rStyle w:val="Hiperligao"/>
                <w:rFonts w:ascii="Verdana" w:hAnsi="Verdana"/>
                <w:noProof/>
              </w:rPr>
              <w:t>Move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_Toc467183910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11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911" w:history="1">
            <w:r w:rsidR="00836476" w:rsidRPr="004F4AB3">
              <w:rPr>
                <w:rStyle w:val="Hiperligao"/>
                <w:rFonts w:ascii="Verdana" w:hAnsi="Verdana"/>
                <w:noProof/>
              </w:rPr>
              <w:t>Height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_Toc467183911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12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912" w:history="1">
            <w:r w:rsidR="00836476" w:rsidRPr="004F4AB3">
              <w:rPr>
                <w:rStyle w:val="Hiperligao"/>
                <w:noProof/>
              </w:rPr>
              <w:t>Segunda Iteração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_Toc467183912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13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913" w:history="1">
            <w:r w:rsidR="00836476" w:rsidRPr="004F4AB3">
              <w:rPr>
                <w:rStyle w:val="Hiperligao"/>
                <w:noProof/>
              </w:rPr>
              <w:t>Mapa.Cs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_Toc467183913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13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914" w:history="1">
            <w:r w:rsidR="00836476" w:rsidRPr="004F4AB3">
              <w:rPr>
                <w:rStyle w:val="Hiperligao"/>
                <w:noProof/>
              </w:rPr>
              <w:t>Câmara.Cs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_Toc467183914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14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915" w:history="1">
            <w:r w:rsidR="00836476" w:rsidRPr="004F4AB3">
              <w:rPr>
                <w:rStyle w:val="Hiperligao"/>
                <w:noProof/>
              </w:rPr>
              <w:t>Tank.Cs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_Toc467183915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16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916" w:history="1">
            <w:r w:rsidR="00836476" w:rsidRPr="004F4AB3">
              <w:rPr>
                <w:rStyle w:val="Hiperligao"/>
                <w:noProof/>
              </w:rPr>
              <w:t>Dificuldades e Análise Crítica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_Toc467183916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18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917" w:history="1">
            <w:r w:rsidR="00836476" w:rsidRPr="004F4AB3">
              <w:rPr>
                <w:rStyle w:val="Hiperligao"/>
                <w:noProof/>
              </w:rPr>
              <w:t>Conclusão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_Toc467183917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18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918" w:history="1">
            <w:r w:rsidR="00836476" w:rsidRPr="004F4AB3">
              <w:rPr>
                <w:rStyle w:val="Hiperligao"/>
                <w:noProof/>
              </w:rPr>
              <w:t>Anexo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_Toc467183918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19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919" w:history="1">
            <w:r w:rsidR="00836476" w:rsidRPr="004F4AB3">
              <w:rPr>
                <w:rStyle w:val="Hiperligao"/>
                <w:noProof/>
              </w:rPr>
              <w:t>ClsCamera.cs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_Toc467183919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19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836476" w:rsidRDefault="007B4F86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7183920" w:history="1">
            <w:r w:rsidR="00836476" w:rsidRPr="004F4AB3">
              <w:rPr>
                <w:rStyle w:val="Hiperligao"/>
                <w:noProof/>
              </w:rPr>
              <w:t>Mapa.cs</w:t>
            </w:r>
            <w:r w:rsidR="00836476">
              <w:rPr>
                <w:noProof/>
                <w:webHidden/>
              </w:rPr>
              <w:tab/>
            </w:r>
            <w:r w:rsidR="00836476">
              <w:rPr>
                <w:noProof/>
                <w:webHidden/>
              </w:rPr>
              <w:fldChar w:fldCharType="begin"/>
            </w:r>
            <w:r w:rsidR="00836476">
              <w:rPr>
                <w:noProof/>
                <w:webHidden/>
              </w:rPr>
              <w:instrText xml:space="preserve"> PAGEREF _Toc467183920 \h </w:instrText>
            </w:r>
            <w:r w:rsidR="00836476">
              <w:rPr>
                <w:noProof/>
                <w:webHidden/>
              </w:rPr>
            </w:r>
            <w:r w:rsidR="00836476">
              <w:rPr>
                <w:noProof/>
                <w:webHidden/>
              </w:rPr>
              <w:fldChar w:fldCharType="separate"/>
            </w:r>
            <w:r w:rsidR="00836476">
              <w:rPr>
                <w:noProof/>
                <w:webHidden/>
              </w:rPr>
              <w:t>22</w:t>
            </w:r>
            <w:r w:rsidR="00836476">
              <w:rPr>
                <w:noProof/>
                <w:webHidden/>
              </w:rPr>
              <w:fldChar w:fldCharType="end"/>
            </w:r>
          </w:hyperlink>
        </w:p>
        <w:p w:rsidR="007A597E" w:rsidRDefault="007A597E" w:rsidP="007A597E">
          <w:pPr>
            <w:jc w:val="both"/>
            <w:rPr>
              <w:rFonts w:ascii="Verdana" w:hAnsi="Verdana"/>
              <w:b/>
              <w:bCs/>
            </w:rPr>
          </w:pPr>
          <w:r w:rsidRPr="00436EA6">
            <w:rPr>
              <w:rFonts w:ascii="Verdana" w:hAnsi="Verdana"/>
              <w:b/>
              <w:bCs/>
            </w:rPr>
            <w:fldChar w:fldCharType="end"/>
          </w:r>
        </w:p>
      </w:sdtContent>
    </w:sdt>
    <w:p w:rsidR="000D5E80" w:rsidRDefault="000D5E80" w:rsidP="006553A4">
      <w:pPr>
        <w:pStyle w:val="Cabealho1"/>
        <w:jc w:val="both"/>
        <w:rPr>
          <w:rFonts w:ascii="Verdana" w:eastAsiaTheme="minorHAnsi" w:hAnsi="Verdana" w:cstheme="minorBidi"/>
          <w:b/>
          <w:bCs/>
          <w:color w:val="auto"/>
          <w:sz w:val="22"/>
          <w:szCs w:val="22"/>
        </w:rPr>
      </w:pPr>
    </w:p>
    <w:p w:rsidR="000D5E80" w:rsidRDefault="000D5E80" w:rsidP="000D5E80">
      <w:r>
        <w:br w:type="page"/>
      </w:r>
    </w:p>
    <w:p w:rsidR="006553A4" w:rsidRDefault="006553A4" w:rsidP="006553A4">
      <w:pPr>
        <w:pStyle w:val="Cabealho1"/>
        <w:jc w:val="both"/>
        <w:rPr>
          <w:rFonts w:ascii="Verdana" w:eastAsiaTheme="minorHAnsi" w:hAnsi="Verdana" w:cstheme="minorBidi"/>
          <w:b/>
          <w:bCs/>
          <w:color w:val="auto"/>
          <w:sz w:val="22"/>
          <w:szCs w:val="22"/>
        </w:rPr>
      </w:pPr>
    </w:p>
    <w:p w:rsidR="00004A39" w:rsidRDefault="00884815" w:rsidP="006553A4">
      <w:pPr>
        <w:pStyle w:val="Cabealho1"/>
        <w:jc w:val="both"/>
        <w:rPr>
          <w:rFonts w:ascii="Verdana" w:eastAsia="MS Gothic" w:hAnsi="Verdana"/>
        </w:rPr>
      </w:pPr>
      <w:bookmarkStart w:id="1" w:name="_Toc467183895"/>
      <w:r w:rsidRPr="006553A4">
        <w:rPr>
          <w:rFonts w:ascii="Verdana" w:eastAsia="MS Gothic" w:hAnsi="Verdana"/>
        </w:rPr>
        <w:t>Introdução:</w:t>
      </w:r>
      <w:bookmarkEnd w:id="1"/>
    </w:p>
    <w:p w:rsidR="00436EA6" w:rsidRPr="00436EA6" w:rsidRDefault="00436EA6" w:rsidP="00436EA6"/>
    <w:p w:rsidR="00436EA6" w:rsidRPr="006553A4" w:rsidRDefault="00436EA6" w:rsidP="00436EA6">
      <w:pPr>
        <w:jc w:val="both"/>
        <w:rPr>
          <w:rFonts w:ascii="Verdana" w:eastAsia="MS Gothic" w:hAnsi="Verdana"/>
        </w:rPr>
      </w:pPr>
      <w:r w:rsidRPr="006553A4">
        <w:rPr>
          <w:rFonts w:ascii="Verdana" w:eastAsia="MS Gothic" w:hAnsi="Verdana"/>
        </w:rPr>
        <w:t xml:space="preserve">Neste relatório iremos apresentar os métodos utilizados para atingir estes objetivos, justificar as nossas escolhas, a nível de código e de formulas matemáticas, e as nossas dificuldades na resolução. </w:t>
      </w:r>
    </w:p>
    <w:p w:rsidR="00436EA6" w:rsidRDefault="00436EA6" w:rsidP="00436EA6">
      <w:pPr>
        <w:pBdr>
          <w:bottom w:val="single" w:sz="12" w:space="1" w:color="auto"/>
        </w:pBdr>
        <w:jc w:val="both"/>
        <w:rPr>
          <w:rFonts w:ascii="Verdana" w:eastAsia="MS Gothic" w:hAnsi="Verdana"/>
        </w:rPr>
      </w:pPr>
      <w:r w:rsidRPr="006553A4">
        <w:rPr>
          <w:rFonts w:ascii="Verdana" w:eastAsia="MS Gothic" w:hAnsi="Verdana"/>
        </w:rPr>
        <w:t>Concluindo, iremos criticar o nosso trabalho discutindo outras formas mais eficientes de concretizar os nossos objetivos.</w:t>
      </w:r>
    </w:p>
    <w:p w:rsidR="00436EA6" w:rsidRDefault="00436EA6" w:rsidP="006553A4">
      <w:pPr>
        <w:jc w:val="both"/>
        <w:rPr>
          <w:rFonts w:ascii="Verdana" w:eastAsia="MS Gothic" w:hAnsi="Verdana"/>
        </w:rPr>
      </w:pPr>
    </w:p>
    <w:p w:rsidR="001345F8" w:rsidRPr="006553A4" w:rsidRDefault="00884815" w:rsidP="006553A4">
      <w:pPr>
        <w:pBdr>
          <w:bottom w:val="single" w:sz="12" w:space="1" w:color="auto"/>
        </w:pBdr>
        <w:jc w:val="both"/>
        <w:rPr>
          <w:rFonts w:ascii="Verdana" w:eastAsia="MS Gothic" w:hAnsi="Verdana"/>
        </w:rPr>
      </w:pPr>
      <w:r w:rsidRPr="006553A4">
        <w:rPr>
          <w:rFonts w:ascii="Verdana" w:eastAsia="MS Gothic" w:hAnsi="Verdana"/>
        </w:rPr>
        <w:t>Nesta primeira fase de entrega do trabalho impleme</w:t>
      </w:r>
      <w:r w:rsidR="001345F8" w:rsidRPr="006553A4">
        <w:rPr>
          <w:rFonts w:ascii="Verdana" w:eastAsia="MS Gothic" w:hAnsi="Verdana"/>
        </w:rPr>
        <w:t xml:space="preserve">ntamos, em MonoGame usando C#, </w:t>
      </w:r>
      <w:r w:rsidR="00A325CE" w:rsidRPr="006553A4">
        <w:rPr>
          <w:rFonts w:ascii="Verdana" w:eastAsia="MS Gothic" w:hAnsi="Verdana"/>
        </w:rPr>
        <w:t>o render do terreno com o mapa</w:t>
      </w:r>
      <w:r w:rsidRPr="006553A4">
        <w:rPr>
          <w:rFonts w:ascii="Verdana" w:eastAsia="MS Gothic" w:hAnsi="Verdana"/>
        </w:rPr>
        <w:t xml:space="preserve"> de alturas, fornecido pelo professor, e a</w:t>
      </w:r>
      <w:r w:rsidR="000B562D" w:rsidRPr="006553A4">
        <w:rPr>
          <w:rFonts w:ascii="Verdana" w:eastAsia="MS Gothic" w:hAnsi="Verdana"/>
        </w:rPr>
        <w:t xml:space="preserve"> câmara com surface follow.</w:t>
      </w:r>
    </w:p>
    <w:p w:rsidR="00436EA6" w:rsidRDefault="00436EA6" w:rsidP="006553A4">
      <w:pPr>
        <w:jc w:val="both"/>
        <w:rPr>
          <w:rFonts w:ascii="Verdana" w:eastAsia="MS Gothic" w:hAnsi="Verdana"/>
        </w:rPr>
      </w:pPr>
    </w:p>
    <w:p w:rsidR="00EE34D3" w:rsidRDefault="00436EA6" w:rsidP="006553A4">
      <w:pPr>
        <w:jc w:val="both"/>
        <w:rPr>
          <w:rFonts w:ascii="Verdana" w:eastAsia="MS Gothic" w:hAnsi="Verdana"/>
        </w:rPr>
      </w:pPr>
      <w:r>
        <w:rPr>
          <w:rFonts w:ascii="Verdana" w:eastAsia="MS Gothic" w:hAnsi="Verdana"/>
        </w:rPr>
        <w:t xml:space="preserve">Na segunda iteração </w:t>
      </w:r>
      <w:r w:rsidR="00EE34D3">
        <w:rPr>
          <w:rFonts w:ascii="Verdana" w:eastAsia="MS Gothic" w:hAnsi="Verdana"/>
        </w:rPr>
        <w:t>deste trabalho definimos iluminação de acordo com as normais dos vértices dos terrenos, introduzimos os modelos dos tanques, fornecidos pelo professor, incluindo o seu movimento e animações.</w:t>
      </w:r>
    </w:p>
    <w:p w:rsidR="00EE34D3" w:rsidRPr="006553A4" w:rsidRDefault="00EE34D3" w:rsidP="006553A4">
      <w:pPr>
        <w:jc w:val="both"/>
        <w:rPr>
          <w:rFonts w:ascii="Verdana" w:eastAsia="MS Gothic" w:hAnsi="Verdana"/>
        </w:rPr>
      </w:pPr>
      <w:r>
        <w:rPr>
          <w:rFonts w:ascii="Verdana" w:eastAsia="MS Gothic" w:hAnsi="Verdana"/>
        </w:rPr>
        <w:t>Como preparação para a terceira fase do trabalho, iniciamos uma free camera e follow camera de um dos tanques, como também um segundo tanque.</w:t>
      </w:r>
    </w:p>
    <w:p w:rsidR="00B75E63" w:rsidRDefault="00B75E63" w:rsidP="006553A4">
      <w:pPr>
        <w:jc w:val="both"/>
        <w:rPr>
          <w:rFonts w:ascii="Verdana" w:eastAsia="MS Gothic" w:hAnsi="Verdana"/>
        </w:rPr>
      </w:pPr>
    </w:p>
    <w:p w:rsidR="006553A4" w:rsidRDefault="006553A4" w:rsidP="006553A4">
      <w:pPr>
        <w:jc w:val="both"/>
        <w:rPr>
          <w:rFonts w:ascii="Verdana" w:eastAsia="MS Gothic" w:hAnsi="Verdana"/>
        </w:rPr>
      </w:pPr>
    </w:p>
    <w:p w:rsidR="006553A4" w:rsidRDefault="006553A4" w:rsidP="006553A4">
      <w:pPr>
        <w:jc w:val="both"/>
        <w:rPr>
          <w:rFonts w:ascii="Verdana" w:eastAsia="MS Gothic" w:hAnsi="Verdana"/>
        </w:rPr>
      </w:pPr>
    </w:p>
    <w:p w:rsidR="006553A4" w:rsidRDefault="006553A4" w:rsidP="006553A4">
      <w:pPr>
        <w:jc w:val="both"/>
        <w:rPr>
          <w:rFonts w:ascii="Verdana" w:eastAsia="MS Gothic" w:hAnsi="Verdana"/>
        </w:rPr>
      </w:pPr>
    </w:p>
    <w:p w:rsidR="006553A4" w:rsidRDefault="006553A4" w:rsidP="006553A4">
      <w:pPr>
        <w:jc w:val="both"/>
        <w:rPr>
          <w:rFonts w:ascii="Verdana" w:eastAsia="MS Gothic" w:hAnsi="Verdana"/>
        </w:rPr>
      </w:pPr>
    </w:p>
    <w:p w:rsidR="006553A4" w:rsidRDefault="006553A4" w:rsidP="006553A4">
      <w:pPr>
        <w:jc w:val="both"/>
        <w:rPr>
          <w:rFonts w:ascii="Verdana" w:eastAsia="MS Gothic" w:hAnsi="Verdana"/>
        </w:rPr>
      </w:pPr>
    </w:p>
    <w:p w:rsidR="006553A4" w:rsidRDefault="006553A4" w:rsidP="006553A4">
      <w:pPr>
        <w:jc w:val="both"/>
        <w:rPr>
          <w:rFonts w:ascii="Verdana" w:eastAsia="MS Gothic" w:hAnsi="Verdana"/>
        </w:rPr>
      </w:pPr>
    </w:p>
    <w:p w:rsidR="006553A4" w:rsidRDefault="006553A4" w:rsidP="006553A4">
      <w:pPr>
        <w:jc w:val="both"/>
        <w:rPr>
          <w:rFonts w:ascii="Verdana" w:eastAsia="MS Gothic" w:hAnsi="Verdana"/>
        </w:rPr>
      </w:pPr>
    </w:p>
    <w:p w:rsidR="006553A4" w:rsidRDefault="006553A4" w:rsidP="006553A4">
      <w:pPr>
        <w:jc w:val="both"/>
        <w:rPr>
          <w:rFonts w:ascii="Verdana" w:eastAsia="MS Gothic" w:hAnsi="Verdana"/>
        </w:rPr>
      </w:pPr>
    </w:p>
    <w:p w:rsidR="006553A4" w:rsidRDefault="006553A4" w:rsidP="006553A4">
      <w:pPr>
        <w:jc w:val="both"/>
        <w:rPr>
          <w:rFonts w:ascii="Verdana" w:eastAsia="MS Gothic" w:hAnsi="Verdana"/>
        </w:rPr>
      </w:pPr>
    </w:p>
    <w:p w:rsidR="006553A4" w:rsidRDefault="006553A4" w:rsidP="006553A4">
      <w:pPr>
        <w:jc w:val="both"/>
        <w:rPr>
          <w:rFonts w:ascii="Verdana" w:eastAsia="MS Gothic" w:hAnsi="Verdana"/>
        </w:rPr>
      </w:pPr>
    </w:p>
    <w:p w:rsidR="006553A4" w:rsidRDefault="006553A4" w:rsidP="006553A4">
      <w:pPr>
        <w:jc w:val="both"/>
        <w:rPr>
          <w:rFonts w:ascii="Verdana" w:eastAsia="MS Gothic" w:hAnsi="Verdana"/>
        </w:rPr>
      </w:pPr>
    </w:p>
    <w:p w:rsidR="006553A4" w:rsidRDefault="006553A4" w:rsidP="006553A4">
      <w:pPr>
        <w:jc w:val="both"/>
        <w:rPr>
          <w:rFonts w:ascii="Verdana" w:eastAsia="MS Gothic" w:hAnsi="Verdana"/>
        </w:rPr>
      </w:pPr>
    </w:p>
    <w:p w:rsidR="006553A4" w:rsidRDefault="006553A4" w:rsidP="006553A4">
      <w:pPr>
        <w:jc w:val="both"/>
        <w:rPr>
          <w:rFonts w:ascii="Verdana" w:eastAsia="MS Gothic" w:hAnsi="Verdana"/>
        </w:rPr>
      </w:pPr>
    </w:p>
    <w:p w:rsidR="006553A4" w:rsidRDefault="006553A4" w:rsidP="006553A4">
      <w:pPr>
        <w:jc w:val="both"/>
        <w:rPr>
          <w:rFonts w:ascii="Verdana" w:eastAsia="MS Gothic" w:hAnsi="Verdana"/>
        </w:rPr>
      </w:pPr>
    </w:p>
    <w:p w:rsidR="00EE34D3" w:rsidRPr="006553A4" w:rsidRDefault="00EE34D3" w:rsidP="006553A4">
      <w:pPr>
        <w:jc w:val="both"/>
        <w:rPr>
          <w:rFonts w:ascii="Verdana" w:eastAsia="MS Gothic" w:hAnsi="Verdana"/>
        </w:rPr>
      </w:pPr>
    </w:p>
    <w:p w:rsidR="00B75E63" w:rsidRDefault="00B75E63" w:rsidP="006553A4">
      <w:pPr>
        <w:pStyle w:val="Cabealho1"/>
        <w:jc w:val="both"/>
        <w:rPr>
          <w:rFonts w:ascii="Verdana" w:eastAsia="MS Gothic" w:hAnsi="Verdana"/>
        </w:rPr>
      </w:pPr>
      <w:bookmarkStart w:id="2" w:name="_Toc467183896"/>
      <w:r w:rsidRPr="006553A4">
        <w:rPr>
          <w:rFonts w:ascii="Verdana" w:eastAsia="MS Gothic" w:hAnsi="Verdana"/>
        </w:rPr>
        <w:lastRenderedPageBreak/>
        <w:t>Análise de Código</w:t>
      </w:r>
      <w:bookmarkEnd w:id="2"/>
    </w:p>
    <w:p w:rsidR="00EE34D3" w:rsidRPr="00EE34D3" w:rsidRDefault="00EE34D3" w:rsidP="00EE34D3">
      <w:pPr>
        <w:pStyle w:val="Cabealho2"/>
        <w:jc w:val="both"/>
        <w:rPr>
          <w:rFonts w:ascii="Verdana" w:eastAsia="MS Gothic" w:hAnsi="Verdana"/>
        </w:rPr>
      </w:pPr>
      <w:bookmarkStart w:id="3" w:name="_Toc467183897"/>
      <w:r>
        <w:rPr>
          <w:rFonts w:ascii="Verdana" w:eastAsia="MS Gothic" w:hAnsi="Verdana"/>
        </w:rPr>
        <w:t>Primeira Iteração</w:t>
      </w:r>
      <w:bookmarkEnd w:id="3"/>
    </w:p>
    <w:p w:rsidR="000A19C1" w:rsidRPr="006553A4" w:rsidRDefault="000A19C1" w:rsidP="006553A4">
      <w:pPr>
        <w:jc w:val="both"/>
        <w:rPr>
          <w:rFonts w:ascii="Verdana" w:eastAsia="MS Gothic" w:hAnsi="Verdana"/>
        </w:rPr>
      </w:pPr>
      <w:r w:rsidRPr="006553A4">
        <w:rPr>
          <w:rFonts w:ascii="Verdana" w:eastAsia="MS Gothic" w:hAnsi="Verdana"/>
        </w:rPr>
        <w:t>Vamos dividir a análise de código em 3 partes:</w:t>
      </w:r>
    </w:p>
    <w:p w:rsidR="00C405A0" w:rsidRPr="006553A4" w:rsidRDefault="000A19C1" w:rsidP="006553A4">
      <w:pPr>
        <w:jc w:val="both"/>
        <w:rPr>
          <w:rFonts w:ascii="Verdana" w:eastAsia="MS Gothic" w:hAnsi="Verdana"/>
        </w:rPr>
      </w:pPr>
      <w:r w:rsidRPr="006553A4">
        <w:rPr>
          <w:rFonts w:ascii="Verdana" w:eastAsia="MS Gothic" w:hAnsi="Verdana"/>
        </w:rPr>
        <w:t xml:space="preserve">- </w:t>
      </w:r>
      <w:r w:rsidR="00C405A0" w:rsidRPr="006553A4">
        <w:rPr>
          <w:rFonts w:ascii="Verdana" w:eastAsia="MS Gothic" w:hAnsi="Verdana"/>
        </w:rPr>
        <w:t>Game1.cs</w:t>
      </w:r>
    </w:p>
    <w:p w:rsidR="000A19C1" w:rsidRPr="006553A4" w:rsidRDefault="000A19C1" w:rsidP="006553A4">
      <w:pPr>
        <w:jc w:val="both"/>
        <w:rPr>
          <w:rFonts w:ascii="Verdana" w:eastAsia="MS Gothic" w:hAnsi="Verdana"/>
        </w:rPr>
      </w:pPr>
      <w:r w:rsidRPr="006553A4">
        <w:rPr>
          <w:rFonts w:ascii="Verdana" w:eastAsia="MS Gothic" w:hAnsi="Verdana"/>
        </w:rPr>
        <w:t>-</w:t>
      </w:r>
      <w:r w:rsidR="00C405A0" w:rsidRPr="006553A4">
        <w:rPr>
          <w:rFonts w:ascii="Verdana" w:eastAsia="MS Gothic" w:hAnsi="Verdana"/>
        </w:rPr>
        <w:t>Cls</w:t>
      </w:r>
      <w:r w:rsidR="009651D4" w:rsidRPr="006553A4">
        <w:rPr>
          <w:rFonts w:ascii="Verdana" w:eastAsia="MS Gothic" w:hAnsi="Verdana"/>
        </w:rPr>
        <w:t>Câmara</w:t>
      </w:r>
      <w:r w:rsidR="00C405A0" w:rsidRPr="006553A4">
        <w:rPr>
          <w:rFonts w:ascii="Verdana" w:eastAsia="MS Gothic" w:hAnsi="Verdana"/>
        </w:rPr>
        <w:t>.cs</w:t>
      </w:r>
    </w:p>
    <w:p w:rsidR="00C405A0" w:rsidRPr="006553A4" w:rsidRDefault="000A19C1" w:rsidP="006553A4">
      <w:pPr>
        <w:jc w:val="both"/>
        <w:rPr>
          <w:rFonts w:ascii="Verdana" w:eastAsia="MS Gothic" w:hAnsi="Verdana"/>
        </w:rPr>
      </w:pPr>
      <w:r w:rsidRPr="006553A4">
        <w:rPr>
          <w:rFonts w:ascii="Verdana" w:eastAsia="MS Gothic" w:hAnsi="Verdana"/>
        </w:rPr>
        <w:t>-</w:t>
      </w:r>
      <w:r w:rsidR="00C405A0" w:rsidRPr="006553A4">
        <w:rPr>
          <w:rFonts w:ascii="Verdana" w:eastAsia="MS Gothic" w:hAnsi="Verdana"/>
        </w:rPr>
        <w:t>Mapa.cs</w:t>
      </w:r>
    </w:p>
    <w:p w:rsidR="00233878" w:rsidRDefault="00C405A0" w:rsidP="006553A4">
      <w:pPr>
        <w:jc w:val="both"/>
        <w:rPr>
          <w:rFonts w:ascii="Verdana" w:eastAsia="MS Gothic" w:hAnsi="Verdana"/>
        </w:rPr>
      </w:pPr>
      <w:r w:rsidRPr="006553A4">
        <w:rPr>
          <w:rFonts w:ascii="Verdana" w:eastAsia="MS Gothic" w:hAnsi="Verdana"/>
        </w:rPr>
        <w:t>Com esta divisão consegui</w:t>
      </w:r>
      <w:r w:rsidR="00233878" w:rsidRPr="006553A4">
        <w:rPr>
          <w:rFonts w:ascii="Verdana" w:eastAsia="MS Gothic" w:hAnsi="Verdana"/>
        </w:rPr>
        <w:t>remos aprofundar a explicação da função de</w:t>
      </w:r>
      <w:r w:rsidRPr="006553A4">
        <w:rPr>
          <w:rFonts w:ascii="Verdana" w:eastAsia="MS Gothic" w:hAnsi="Verdana"/>
        </w:rPr>
        <w:t xml:space="preserve"> cada cla</w:t>
      </w:r>
      <w:r w:rsidR="00762C35" w:rsidRPr="006553A4">
        <w:rPr>
          <w:rFonts w:ascii="Verdana" w:eastAsia="MS Gothic" w:hAnsi="Verdana"/>
        </w:rPr>
        <w:t>sse.</w:t>
      </w:r>
    </w:p>
    <w:p w:rsidR="00762C35" w:rsidRPr="006553A4" w:rsidRDefault="00762C35" w:rsidP="00436EA6">
      <w:pPr>
        <w:pStyle w:val="Cabealho3"/>
        <w:rPr>
          <w:rFonts w:eastAsia="MS Gothic"/>
        </w:rPr>
      </w:pPr>
      <w:bookmarkStart w:id="4" w:name="_Toc467183898"/>
      <w:r w:rsidRPr="00436EA6">
        <w:rPr>
          <w:rFonts w:ascii="Verdana" w:eastAsia="MS Gothic" w:hAnsi="Verdana"/>
        </w:rPr>
        <w:t>Game1</w:t>
      </w:r>
      <w:r w:rsidRPr="006553A4">
        <w:rPr>
          <w:rFonts w:eastAsia="MS Gothic"/>
        </w:rPr>
        <w:t>.cs</w:t>
      </w:r>
      <w:bookmarkEnd w:id="4"/>
    </w:p>
    <w:p w:rsidR="00B00434" w:rsidRPr="006553A4" w:rsidRDefault="00233878" w:rsidP="006553A4">
      <w:pPr>
        <w:jc w:val="both"/>
        <w:rPr>
          <w:rFonts w:ascii="Verdana" w:eastAsia="MS Gothic" w:hAnsi="Verdana"/>
        </w:rPr>
      </w:pPr>
      <w:r w:rsidRPr="006553A4">
        <w:rPr>
          <w:rFonts w:ascii="Verdana" w:eastAsia="MS Gothic" w:hAnsi="Verdana"/>
        </w:rPr>
        <w:t xml:space="preserve">Classe criada quando se inicia o projeto pela primeira vez. Nesta </w:t>
      </w:r>
      <w:r w:rsidR="00B00434" w:rsidRPr="006553A4">
        <w:rPr>
          <w:rFonts w:ascii="Verdana" w:eastAsia="MS Gothic" w:hAnsi="Verdana"/>
        </w:rPr>
        <w:t>são inicializadas outras classes, chamadas quando necessárias (no Update e Draw).</w:t>
      </w:r>
    </w:p>
    <w:p w:rsidR="00B00434" w:rsidRPr="006553A4" w:rsidRDefault="00F9604F" w:rsidP="006553A4">
      <w:pPr>
        <w:jc w:val="both"/>
        <w:rPr>
          <w:rFonts w:ascii="Verdana" w:eastAsia="MS Gothic" w:hAnsi="Verdana"/>
        </w:rPr>
      </w:pPr>
      <w:r w:rsidRPr="006553A4">
        <w:rPr>
          <w:rFonts w:ascii="Verdana" w:eastAsia="MS Gothic" w:hAnsi="Verdana"/>
        </w:rPr>
        <w:t>No nosso projeto só inicializamos duas variáveis:</w:t>
      </w:r>
    </w:p>
    <w:p w:rsidR="00F9604F" w:rsidRPr="006553A4" w:rsidRDefault="00F9604F" w:rsidP="006553A4">
      <w:pPr>
        <w:jc w:val="both"/>
        <w:rPr>
          <w:rFonts w:ascii="Verdana" w:eastAsia="MS Gothic" w:hAnsi="Verdana"/>
        </w:rPr>
      </w:pPr>
      <w:r w:rsidRPr="006553A4">
        <w:rPr>
          <w:rFonts w:ascii="Verdana" w:eastAsia="MS Gothic" w:hAnsi="Verdana"/>
        </w:rPr>
        <w:t>-Mapa;</w:t>
      </w:r>
    </w:p>
    <w:p w:rsidR="00F9604F" w:rsidRPr="006553A4" w:rsidRDefault="00F9604F" w:rsidP="006553A4">
      <w:pPr>
        <w:jc w:val="both"/>
        <w:rPr>
          <w:rFonts w:ascii="Verdana" w:eastAsia="MS Gothic" w:hAnsi="Verdana"/>
        </w:rPr>
      </w:pPr>
      <w:r w:rsidRPr="006553A4">
        <w:rPr>
          <w:rFonts w:ascii="Verdana" w:eastAsia="MS Gothic" w:hAnsi="Verdana"/>
        </w:rPr>
        <w:t>-</w:t>
      </w:r>
      <w:r w:rsidR="009651D4" w:rsidRPr="006553A4">
        <w:rPr>
          <w:rFonts w:ascii="Verdana" w:eastAsia="MS Gothic" w:hAnsi="Verdana"/>
        </w:rPr>
        <w:t>Câmara</w:t>
      </w:r>
      <w:r w:rsidRPr="006553A4">
        <w:rPr>
          <w:rFonts w:ascii="Verdana" w:eastAsia="MS Gothic" w:hAnsi="Verdana"/>
        </w:rPr>
        <w:t>;</w:t>
      </w:r>
    </w:p>
    <w:p w:rsidR="00F9604F" w:rsidRPr="006553A4" w:rsidRDefault="009651D4" w:rsidP="006553A4">
      <w:pPr>
        <w:jc w:val="both"/>
        <w:rPr>
          <w:rFonts w:ascii="Verdana" w:eastAsia="MS Gothic" w:hAnsi="Verdana"/>
        </w:rPr>
      </w:pPr>
      <w:r w:rsidRPr="006553A4">
        <w:rPr>
          <w:rFonts w:ascii="Verdana" w:eastAsia="MS Gothic" w:hAnsi="Verdana"/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111CFFF9" wp14:editId="2094A80F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4248743" cy="1028844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e1_Part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04F" w:rsidRPr="006553A4" w:rsidRDefault="00F9604F" w:rsidP="006553A4">
      <w:pPr>
        <w:jc w:val="both"/>
        <w:rPr>
          <w:rFonts w:ascii="Verdana" w:eastAsia="MS Gothic" w:hAnsi="Verdana"/>
        </w:rPr>
      </w:pPr>
      <w:r w:rsidRPr="006553A4">
        <w:rPr>
          <w:rFonts w:ascii="Verdana" w:eastAsia="MS Gothic" w:hAnsi="Verdana"/>
        </w:rPr>
        <w:t xml:space="preserve">Fig.01 – </w:t>
      </w:r>
      <w:r w:rsidR="00CB4E22" w:rsidRPr="006553A4">
        <w:rPr>
          <w:rFonts w:ascii="Verdana" w:eastAsia="MS Gothic" w:hAnsi="Verdana"/>
        </w:rPr>
        <w:t xml:space="preserve">Game1 - </w:t>
      </w:r>
      <w:r w:rsidRPr="006553A4">
        <w:rPr>
          <w:rFonts w:ascii="Verdana" w:eastAsia="MS Gothic" w:hAnsi="Verdana"/>
        </w:rPr>
        <w:t>Método Initialize;</w:t>
      </w:r>
    </w:p>
    <w:p w:rsidR="00F9604F" w:rsidRPr="006553A4" w:rsidRDefault="00F9604F" w:rsidP="006553A4">
      <w:pPr>
        <w:jc w:val="both"/>
        <w:rPr>
          <w:rFonts w:ascii="Verdana" w:eastAsia="MS Gothic" w:hAnsi="Verdana"/>
        </w:rPr>
      </w:pPr>
      <w:r w:rsidRPr="006553A4">
        <w:rPr>
          <w:rFonts w:ascii="Verdana" w:eastAsia="MS Gothic" w:hAnsi="Verdana"/>
        </w:rPr>
        <w:t xml:space="preserve">Neste método inicializamos </w:t>
      </w:r>
      <w:r w:rsidR="009651D4" w:rsidRPr="006553A4">
        <w:rPr>
          <w:rFonts w:ascii="Verdana" w:eastAsia="MS Gothic" w:hAnsi="Verdana"/>
        </w:rPr>
        <w:t>o mapa e a câmara usados</w:t>
      </w:r>
      <w:r w:rsidRPr="006553A4">
        <w:rPr>
          <w:rFonts w:ascii="Verdana" w:eastAsia="MS Gothic" w:hAnsi="Verdana"/>
        </w:rPr>
        <w:t xml:space="preserve"> no projeto. </w:t>
      </w:r>
    </w:p>
    <w:p w:rsidR="00F9604F" w:rsidRPr="006553A4" w:rsidRDefault="00F9604F" w:rsidP="006553A4">
      <w:pPr>
        <w:jc w:val="both"/>
        <w:rPr>
          <w:rFonts w:ascii="Verdana" w:eastAsia="MS Gothic" w:hAnsi="Verdana"/>
        </w:rPr>
      </w:pPr>
      <w:r w:rsidRPr="006553A4">
        <w:rPr>
          <w:rFonts w:ascii="Verdana" w:eastAsia="MS Gothic" w:hAnsi="Verdana"/>
        </w:rPr>
        <w:t xml:space="preserve">Quando se inicializa o mapa é necessário a passagem do </w:t>
      </w:r>
      <w:r w:rsidR="009651D4" w:rsidRPr="006553A4">
        <w:rPr>
          <w:rFonts w:ascii="Verdana" w:eastAsia="MS Gothic" w:hAnsi="Verdana"/>
        </w:rPr>
        <w:t xml:space="preserve">GraphicDevice </w:t>
      </w:r>
      <w:r w:rsidRPr="006553A4">
        <w:rPr>
          <w:rFonts w:ascii="Verdana" w:eastAsia="MS Gothic" w:hAnsi="Verdana"/>
        </w:rPr>
        <w:t>e do Content</w:t>
      </w:r>
      <w:r w:rsidR="009651D4" w:rsidRPr="006553A4">
        <w:rPr>
          <w:rFonts w:ascii="Verdana" w:eastAsia="MS Gothic" w:hAnsi="Verdana"/>
        </w:rPr>
        <w:t>.</w:t>
      </w:r>
      <w:r w:rsidRPr="006553A4">
        <w:rPr>
          <w:rFonts w:ascii="Verdana" w:eastAsia="MS Gothic" w:hAnsi="Verdana"/>
        </w:rPr>
        <w:t xml:space="preserve"> </w:t>
      </w:r>
      <w:r w:rsidR="000B562D" w:rsidRPr="006553A4">
        <w:rPr>
          <w:rFonts w:ascii="Verdana" w:eastAsia="MS Gothic" w:hAnsi="Verdana"/>
        </w:rPr>
        <w:t>O GraphicsDevice por causa da criação do BasicEffect e o content por causa da textura e da sua atribuição à classe.</w:t>
      </w:r>
    </w:p>
    <w:p w:rsidR="00F9604F" w:rsidRPr="006553A4" w:rsidRDefault="009651D4" w:rsidP="006553A4">
      <w:pPr>
        <w:jc w:val="both"/>
        <w:rPr>
          <w:rFonts w:ascii="Verdana" w:eastAsia="MS Gothic" w:hAnsi="Verdana"/>
        </w:rPr>
      </w:pPr>
      <w:r w:rsidRPr="006553A4">
        <w:rPr>
          <w:rFonts w:ascii="Verdana" w:eastAsia="MS Gothic" w:hAnsi="Verdana"/>
        </w:rPr>
        <w:t>Na câma</w:t>
      </w:r>
      <w:r w:rsidR="00F9604F" w:rsidRPr="006553A4">
        <w:rPr>
          <w:rFonts w:ascii="Verdana" w:eastAsia="MS Gothic" w:hAnsi="Verdana"/>
        </w:rPr>
        <w:t xml:space="preserve">ra é utilizado o GraphicDevice e um </w:t>
      </w:r>
      <w:r w:rsidRPr="006553A4">
        <w:rPr>
          <w:rFonts w:ascii="Verdana" w:eastAsia="MS Gothic" w:hAnsi="Verdana"/>
        </w:rPr>
        <w:t xml:space="preserve">Vector3 inicializado em 0(zero). </w:t>
      </w:r>
      <w:r w:rsidR="000B562D" w:rsidRPr="006553A4">
        <w:rPr>
          <w:rFonts w:ascii="Verdana" w:eastAsia="MS Gothic" w:hAnsi="Verdana"/>
        </w:rPr>
        <w:t xml:space="preserve"> </w:t>
      </w:r>
      <w:r w:rsidRPr="006553A4">
        <w:rPr>
          <w:rFonts w:ascii="Verdana" w:eastAsia="MS Gothic" w:hAnsi="Verdana"/>
        </w:rPr>
        <w:t xml:space="preserve">O </w:t>
      </w:r>
      <w:r w:rsidR="000B562D" w:rsidRPr="006553A4">
        <w:rPr>
          <w:rFonts w:ascii="Verdana" w:eastAsia="MS Gothic" w:hAnsi="Verdana"/>
        </w:rPr>
        <w:t xml:space="preserve">GraphicsDevice é necessário para o BasicEffect, </w:t>
      </w:r>
      <w:r w:rsidRPr="006553A4">
        <w:rPr>
          <w:rFonts w:ascii="Verdana" w:eastAsia="MS Gothic" w:hAnsi="Verdana"/>
        </w:rPr>
        <w:t>o Vector3 é inicializado em</w:t>
      </w:r>
      <w:r w:rsidR="000B562D" w:rsidRPr="006553A4">
        <w:rPr>
          <w:rFonts w:ascii="Verdana" w:eastAsia="MS Gothic" w:hAnsi="Verdana"/>
        </w:rPr>
        <w:t xml:space="preserve"> </w:t>
      </w:r>
      <w:r w:rsidRPr="006553A4">
        <w:rPr>
          <w:rFonts w:ascii="Verdana" w:eastAsia="MS Gothic" w:hAnsi="Verdana"/>
        </w:rPr>
        <w:t xml:space="preserve">0, mas com a hipótese de ser inicializado em qualquer parte do mapa, </w:t>
      </w:r>
      <w:r w:rsidR="000B562D" w:rsidRPr="006553A4">
        <w:rPr>
          <w:rFonts w:ascii="Verdana" w:eastAsia="MS Gothic" w:hAnsi="Verdana"/>
        </w:rPr>
        <w:t xml:space="preserve">e o </w:t>
      </w:r>
      <w:r w:rsidRPr="006553A4">
        <w:rPr>
          <w:rFonts w:ascii="Verdana" w:eastAsia="MS Gothic" w:hAnsi="Verdana"/>
        </w:rPr>
        <w:t>objeto</w:t>
      </w:r>
      <w:r w:rsidR="000B562D" w:rsidRPr="006553A4">
        <w:rPr>
          <w:rFonts w:ascii="Verdana" w:eastAsia="MS Gothic" w:hAnsi="Verdana"/>
        </w:rPr>
        <w:t xml:space="preserve"> </w:t>
      </w:r>
      <w:r w:rsidRPr="006553A4">
        <w:rPr>
          <w:rFonts w:ascii="Verdana" w:eastAsia="MS Gothic" w:hAnsi="Verdana"/>
        </w:rPr>
        <w:t>mapa é necessário para o surface follow, obtendo as alturas dos vértices</w:t>
      </w:r>
      <w:r w:rsidR="000B562D" w:rsidRPr="006553A4">
        <w:rPr>
          <w:rFonts w:ascii="Verdana" w:eastAsia="MS Gothic" w:hAnsi="Verdana"/>
        </w:rPr>
        <w:t>.</w:t>
      </w:r>
    </w:p>
    <w:p w:rsidR="000A19C1" w:rsidRPr="006553A4" w:rsidRDefault="00F9604F" w:rsidP="006553A4">
      <w:pPr>
        <w:jc w:val="both"/>
        <w:rPr>
          <w:rFonts w:ascii="Verdana" w:eastAsia="MS Gothic" w:hAnsi="Verdana"/>
        </w:rPr>
      </w:pPr>
      <w:r w:rsidRPr="006553A4">
        <w:rPr>
          <w:rFonts w:ascii="Verdana" w:eastAsia="MS Gothic" w:hAnsi="Verdana"/>
          <w:noProof/>
          <w:lang w:eastAsia="pt-PT"/>
        </w:rPr>
        <w:lastRenderedPageBreak/>
        <w:drawing>
          <wp:anchor distT="0" distB="0" distL="114300" distR="114300" simplePos="0" relativeHeight="251659264" behindDoc="0" locked="0" layoutInCell="1" allowOverlap="1" wp14:anchorId="02000E8F" wp14:editId="573B45E3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400040" cy="193103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e_Par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815" w:rsidRPr="006553A4" w:rsidRDefault="00CB4E22" w:rsidP="006553A4">
      <w:pPr>
        <w:jc w:val="both"/>
        <w:rPr>
          <w:rFonts w:ascii="Verdana" w:eastAsia="MS Gothic" w:hAnsi="Verdana"/>
        </w:rPr>
      </w:pPr>
      <w:r w:rsidRPr="006553A4">
        <w:rPr>
          <w:rFonts w:ascii="Verdana" w:eastAsia="MS Gothic" w:hAnsi="Verdana"/>
        </w:rPr>
        <w:t>Fig.02 – Game1 – Update e Draw;</w:t>
      </w:r>
    </w:p>
    <w:p w:rsidR="00CB4E22" w:rsidRPr="006553A4" w:rsidRDefault="00CB4E22" w:rsidP="006553A4">
      <w:pPr>
        <w:jc w:val="both"/>
        <w:rPr>
          <w:rFonts w:ascii="Verdana" w:eastAsia="MS Gothic" w:hAnsi="Verdana"/>
        </w:rPr>
      </w:pPr>
      <w:r w:rsidRPr="006553A4">
        <w:rPr>
          <w:rFonts w:ascii="Verdana" w:eastAsia="MS Gothic" w:hAnsi="Verdana"/>
        </w:rPr>
        <w:t xml:space="preserve">Apenas o update da </w:t>
      </w:r>
      <w:r w:rsidR="009651D4" w:rsidRPr="006553A4">
        <w:rPr>
          <w:rFonts w:ascii="Verdana" w:eastAsia="MS Gothic" w:hAnsi="Verdana"/>
        </w:rPr>
        <w:t>câmara</w:t>
      </w:r>
      <w:r w:rsidRPr="006553A4">
        <w:rPr>
          <w:rFonts w:ascii="Verdana" w:eastAsia="MS Gothic" w:hAnsi="Verdana"/>
        </w:rPr>
        <w:t xml:space="preserve"> é chamado no método Update. Esta recebe o gameTime devido a sua utilidade na classe.</w:t>
      </w:r>
    </w:p>
    <w:p w:rsidR="002A5CC0" w:rsidRPr="006553A4" w:rsidRDefault="00241DD7" w:rsidP="006553A4">
      <w:pPr>
        <w:jc w:val="both"/>
        <w:rPr>
          <w:rFonts w:ascii="Verdana" w:eastAsia="MS Gothic" w:hAnsi="Verdana"/>
        </w:rPr>
      </w:pPr>
      <w:r w:rsidRPr="006553A4">
        <w:rPr>
          <w:rFonts w:ascii="Verdana" w:eastAsia="MS Gothic" w:hAnsi="Verdana"/>
        </w:rPr>
        <w:t xml:space="preserve">No </w:t>
      </w:r>
      <w:r w:rsidR="00CB4E22" w:rsidRPr="006553A4">
        <w:rPr>
          <w:rFonts w:ascii="Verdana" w:eastAsia="MS Gothic" w:hAnsi="Verdana"/>
        </w:rPr>
        <w:t xml:space="preserve">método Draw, é chamado o draw do mapa, recebendo este o GraphicsDevice e a </w:t>
      </w:r>
      <w:r w:rsidR="009651D4" w:rsidRPr="006553A4">
        <w:rPr>
          <w:rFonts w:ascii="Verdana" w:eastAsia="MS Gothic" w:hAnsi="Verdana"/>
        </w:rPr>
        <w:t>câmara</w:t>
      </w:r>
      <w:r w:rsidR="00CB4E22" w:rsidRPr="006553A4">
        <w:rPr>
          <w:rFonts w:ascii="Verdana" w:eastAsia="MS Gothic" w:hAnsi="Verdana"/>
        </w:rPr>
        <w:t>.</w:t>
      </w:r>
    </w:p>
    <w:p w:rsidR="00241DD7" w:rsidRPr="00436EA6" w:rsidRDefault="002A5CC0" w:rsidP="00436EA6">
      <w:pPr>
        <w:pStyle w:val="Cabealho3"/>
        <w:rPr>
          <w:rFonts w:ascii="Verdana" w:eastAsia="MS Gothic" w:hAnsi="Verdana"/>
        </w:rPr>
      </w:pPr>
      <w:bookmarkStart w:id="5" w:name="_Toc467183899"/>
      <w:r w:rsidRPr="00436EA6">
        <w:rPr>
          <w:rFonts w:ascii="Verdana" w:hAnsi="Verdana"/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17F4E951" wp14:editId="29A7765C">
            <wp:simplePos x="0" y="0"/>
            <wp:positionH relativeFrom="margin">
              <wp:align>right</wp:align>
            </wp:positionH>
            <wp:positionV relativeFrom="paragraph">
              <wp:posOffset>281305</wp:posOffset>
            </wp:positionV>
            <wp:extent cx="5400040" cy="3213735"/>
            <wp:effectExtent l="0" t="0" r="0" b="571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rren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1DD7" w:rsidRPr="00436EA6">
        <w:rPr>
          <w:rFonts w:ascii="Verdana" w:eastAsia="MS Gothic" w:hAnsi="Verdana"/>
        </w:rPr>
        <w:t>Mapa.cs</w:t>
      </w:r>
      <w:bookmarkEnd w:id="5"/>
    </w:p>
    <w:p w:rsidR="002A5CC0" w:rsidRPr="006553A4" w:rsidRDefault="002A5CC0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t>Fig.03 – Terreno</w:t>
      </w:r>
    </w:p>
    <w:p w:rsidR="002A5CC0" w:rsidRPr="006553A4" w:rsidRDefault="002A5CC0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t>As técnicas utilizadas para o desenvolvimento do terreno foram:</w:t>
      </w:r>
    </w:p>
    <w:p w:rsidR="002A5CC0" w:rsidRPr="006553A4" w:rsidRDefault="002A5CC0" w:rsidP="006553A4">
      <w:pPr>
        <w:pStyle w:val="PargrafodaLista"/>
        <w:numPr>
          <w:ilvl w:val="0"/>
          <w:numId w:val="1"/>
        </w:numPr>
        <w:jc w:val="both"/>
        <w:rPr>
          <w:rFonts w:ascii="Verdana" w:hAnsi="Verdana"/>
        </w:rPr>
      </w:pPr>
      <w:r w:rsidRPr="006553A4">
        <w:rPr>
          <w:rFonts w:ascii="Verdana" w:hAnsi="Verdana"/>
        </w:rPr>
        <w:t>Utilizando a imagem fornecida pelo professor passar a cor de cada pixel para uma array de cores;</w:t>
      </w:r>
    </w:p>
    <w:p w:rsidR="002A5CC0" w:rsidRPr="006553A4" w:rsidRDefault="002A5CC0" w:rsidP="006553A4">
      <w:pPr>
        <w:pStyle w:val="PargrafodaLista"/>
        <w:numPr>
          <w:ilvl w:val="0"/>
          <w:numId w:val="1"/>
        </w:numPr>
        <w:jc w:val="both"/>
        <w:rPr>
          <w:rFonts w:ascii="Verdana" w:hAnsi="Verdana"/>
        </w:rPr>
      </w:pPr>
      <w:r w:rsidRPr="006553A4">
        <w:rPr>
          <w:rFonts w:ascii="Verdana" w:hAnsi="Verdana"/>
        </w:rPr>
        <w:t>Gerar vértices, tendo cada um a altura respetiva na posição do array de cores;</w:t>
      </w:r>
    </w:p>
    <w:p w:rsidR="002A5CC0" w:rsidRPr="006553A4" w:rsidRDefault="002A5CC0" w:rsidP="006553A4">
      <w:pPr>
        <w:pStyle w:val="PargrafodaLista"/>
        <w:numPr>
          <w:ilvl w:val="0"/>
          <w:numId w:val="1"/>
        </w:numPr>
        <w:jc w:val="both"/>
        <w:rPr>
          <w:rFonts w:ascii="Verdana" w:hAnsi="Verdana"/>
        </w:rPr>
      </w:pPr>
      <w:r w:rsidRPr="006553A4">
        <w:rPr>
          <w:rFonts w:ascii="Verdana" w:hAnsi="Verdana"/>
        </w:rPr>
        <w:t>Gerar os índices, que definem as primitivas do tipo TriangleStrip a desenhar;</w:t>
      </w:r>
    </w:p>
    <w:p w:rsidR="002A5CC0" w:rsidRPr="006553A4" w:rsidRDefault="002A5CC0" w:rsidP="006553A4">
      <w:pPr>
        <w:pStyle w:val="PargrafodaLista"/>
        <w:numPr>
          <w:ilvl w:val="0"/>
          <w:numId w:val="1"/>
        </w:numPr>
        <w:jc w:val="both"/>
        <w:rPr>
          <w:rFonts w:ascii="Verdana" w:hAnsi="Verdana"/>
        </w:rPr>
      </w:pPr>
      <w:r w:rsidRPr="006553A4">
        <w:rPr>
          <w:rFonts w:ascii="Verdana" w:hAnsi="Verdana"/>
        </w:rPr>
        <w:lastRenderedPageBreak/>
        <w:t>Passar a informação para o GPU, utilizando o vertexBuffer e inderBuffer;</w:t>
      </w:r>
    </w:p>
    <w:p w:rsidR="00D14EC1" w:rsidRPr="006553A4" w:rsidRDefault="00D14EC1" w:rsidP="006553A4">
      <w:pPr>
        <w:jc w:val="both"/>
        <w:rPr>
          <w:rFonts w:ascii="Verdana" w:hAnsi="Verdana"/>
        </w:rPr>
      </w:pPr>
    </w:p>
    <w:p w:rsidR="002A5CC0" w:rsidRPr="006553A4" w:rsidRDefault="00992983" w:rsidP="006553A4">
      <w:pPr>
        <w:pStyle w:val="Cabealho3"/>
        <w:jc w:val="both"/>
        <w:rPr>
          <w:rFonts w:ascii="Verdana" w:hAnsi="Verdana"/>
        </w:rPr>
      </w:pPr>
      <w:bookmarkStart w:id="6" w:name="_Toc467183900"/>
      <w:r w:rsidRPr="006553A4">
        <w:rPr>
          <w:rFonts w:ascii="Verdana" w:hAnsi="Verdana"/>
        </w:rPr>
        <w:t>Técnicas</w:t>
      </w:r>
      <w:bookmarkEnd w:id="6"/>
    </w:p>
    <w:p w:rsidR="00D14EC1" w:rsidRPr="006553A4" w:rsidRDefault="00D14EC1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  <w:noProof/>
          <w:lang w:eastAsia="pt-PT"/>
        </w:rPr>
        <w:drawing>
          <wp:anchor distT="0" distB="0" distL="114300" distR="114300" simplePos="0" relativeHeight="251662336" behindDoc="0" locked="0" layoutInCell="1" allowOverlap="1" wp14:anchorId="1874682A" wp14:editId="44CCC456">
            <wp:simplePos x="0" y="0"/>
            <wp:positionH relativeFrom="margin">
              <wp:align>left</wp:align>
            </wp:positionH>
            <wp:positionV relativeFrom="paragraph">
              <wp:posOffset>224155</wp:posOffset>
            </wp:positionV>
            <wp:extent cx="2705100" cy="192405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pa_Part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53A4">
        <w:rPr>
          <w:rFonts w:ascii="Verdana" w:hAnsi="Verdana"/>
        </w:rPr>
        <w:t>A classe mapa possui as seguintes variáveis globais</w:t>
      </w:r>
    </w:p>
    <w:p w:rsidR="00451EFB" w:rsidRPr="006553A4" w:rsidRDefault="00D14EC1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t xml:space="preserve">       Fig.04 –Variáveis globais da classe mapa</w:t>
      </w:r>
      <w:r w:rsidR="006553A4">
        <w:rPr>
          <w:rFonts w:ascii="Verdana" w:hAnsi="Verdana"/>
        </w:rPr>
        <w:t>;</w:t>
      </w:r>
    </w:p>
    <w:p w:rsidR="00451EFB" w:rsidRPr="006553A4" w:rsidRDefault="00451EFB" w:rsidP="006553A4">
      <w:pPr>
        <w:pStyle w:val="Cabealho3"/>
        <w:jc w:val="both"/>
        <w:rPr>
          <w:rFonts w:ascii="Verdana" w:hAnsi="Verdana"/>
        </w:rPr>
      </w:pPr>
      <w:bookmarkStart w:id="7" w:name="_Toc467183901"/>
      <w:r w:rsidRPr="006553A4">
        <w:rPr>
          <w:rFonts w:ascii="Verdana" w:hAnsi="Verdana"/>
        </w:rPr>
        <w:t>Guardar num array de cores a informação da textura</w:t>
      </w:r>
      <w:bookmarkEnd w:id="7"/>
    </w:p>
    <w:p w:rsidR="00451EFB" w:rsidRPr="006553A4" w:rsidRDefault="00451EFB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  <w:noProof/>
          <w:lang w:eastAsia="pt-PT"/>
        </w:rPr>
        <w:drawing>
          <wp:inline distT="0" distB="0" distL="0" distR="0" wp14:anchorId="7E94F01B" wp14:editId="32CC25FC">
            <wp:extent cx="3600953" cy="79068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pa_Part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3A4" w:rsidRPr="006553A4" w:rsidRDefault="00451EFB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t>Fig.05 – Método ReadPixeis</w:t>
      </w:r>
      <w:r w:rsidR="006553A4">
        <w:rPr>
          <w:rFonts w:ascii="Verdana" w:hAnsi="Verdana"/>
        </w:rPr>
        <w:t>;</w:t>
      </w:r>
    </w:p>
    <w:p w:rsidR="00451EFB" w:rsidRPr="006553A4" w:rsidRDefault="00451EFB" w:rsidP="006553A4">
      <w:pPr>
        <w:pStyle w:val="Cabealho3"/>
        <w:jc w:val="both"/>
        <w:rPr>
          <w:rFonts w:ascii="Verdana" w:hAnsi="Verdana"/>
        </w:rPr>
      </w:pPr>
      <w:bookmarkStart w:id="8" w:name="_Toc467183902"/>
      <w:r w:rsidRPr="006553A4">
        <w:rPr>
          <w:rFonts w:ascii="Verdana" w:hAnsi="Verdana"/>
          <w:noProof/>
          <w:lang w:eastAsia="pt-PT"/>
        </w:rPr>
        <w:lastRenderedPageBreak/>
        <w:drawing>
          <wp:anchor distT="0" distB="0" distL="114300" distR="114300" simplePos="0" relativeHeight="251664384" behindDoc="0" locked="0" layoutInCell="1" allowOverlap="1" wp14:anchorId="5CD9F6DB" wp14:editId="30E0263F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5400040" cy="4680585"/>
            <wp:effectExtent l="0" t="0" r="0" b="571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pa_Part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53A4">
        <w:rPr>
          <w:rFonts w:ascii="Verdana" w:hAnsi="Verdana"/>
        </w:rPr>
        <w:t>Geração de mapa</w:t>
      </w:r>
      <w:bookmarkEnd w:id="8"/>
    </w:p>
    <w:p w:rsidR="00451EFB" w:rsidRPr="006553A4" w:rsidRDefault="00451EFB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t xml:space="preserve">Fig.06 – Método de geração de mapa a partir de </w:t>
      </w:r>
      <w:r w:rsidR="008E5457" w:rsidRPr="006553A4">
        <w:rPr>
          <w:rFonts w:ascii="Verdana" w:hAnsi="Verdana"/>
        </w:rPr>
        <w:t>vértices</w:t>
      </w:r>
      <w:r w:rsidR="006553A4">
        <w:rPr>
          <w:rFonts w:ascii="Verdana" w:hAnsi="Verdana"/>
        </w:rPr>
        <w:t>;</w:t>
      </w:r>
    </w:p>
    <w:p w:rsidR="008E5457" w:rsidRPr="006553A4" w:rsidRDefault="008E5457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t>São iniciados dois arrays, um para indexar os vértices e outro para guardar os vértices do terreno. O tamanho do array para o número de vértices é calculado multiplicando a altura e o comprimento da imagem fornecida pelo professor.</w:t>
      </w:r>
    </w:p>
    <w:p w:rsidR="008753DE" w:rsidRPr="006553A4" w:rsidRDefault="008753DE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t xml:space="preserve">São usados dois ciclos </w:t>
      </w:r>
      <w:r w:rsidRPr="006553A4">
        <w:rPr>
          <w:rFonts w:ascii="Verdana" w:hAnsi="Verdana"/>
          <w:i/>
        </w:rPr>
        <w:t xml:space="preserve">for </w:t>
      </w:r>
      <w:r w:rsidRPr="006553A4">
        <w:rPr>
          <w:rFonts w:ascii="Verdana" w:hAnsi="Verdana"/>
        </w:rPr>
        <w:t xml:space="preserve">para percorrer o array de vértices e preenchendo-o com o </w:t>
      </w:r>
      <w:r w:rsidRPr="006553A4">
        <w:rPr>
          <w:rFonts w:ascii="Verdana" w:hAnsi="Verdana"/>
          <w:i/>
        </w:rPr>
        <w:t>Vector3</w:t>
      </w:r>
      <w:r w:rsidRPr="006553A4">
        <w:rPr>
          <w:rFonts w:ascii="Verdana" w:hAnsi="Verdana"/>
        </w:rPr>
        <w:t xml:space="preserve">, </w:t>
      </w:r>
      <w:r w:rsidRPr="006553A4">
        <w:rPr>
          <w:rFonts w:ascii="Verdana" w:hAnsi="Verdana"/>
          <w:i/>
        </w:rPr>
        <w:t>Color</w:t>
      </w:r>
      <w:r w:rsidRPr="006553A4">
        <w:rPr>
          <w:rFonts w:ascii="Verdana" w:hAnsi="Verdana"/>
        </w:rPr>
        <w:t xml:space="preserve"> e um </w:t>
      </w:r>
      <w:r w:rsidRPr="006553A4">
        <w:rPr>
          <w:rFonts w:ascii="Verdana" w:hAnsi="Verdana"/>
          <w:i/>
        </w:rPr>
        <w:t>Vector2</w:t>
      </w:r>
      <w:r w:rsidRPr="006553A4">
        <w:rPr>
          <w:rFonts w:ascii="Verdana" w:hAnsi="Verdana"/>
        </w:rPr>
        <w:t>, sendo esta a textura.</w:t>
      </w:r>
    </w:p>
    <w:p w:rsidR="008753DE" w:rsidRPr="006553A4" w:rsidRDefault="008753DE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t xml:space="preserve">Para o array de índices, como estamos a fazer por triangle list, temos e criar cada índice 6 a 6 já que pra construir um quadrado do mapa é preciso 2 </w:t>
      </w:r>
      <w:r w:rsidR="009F6A70" w:rsidRPr="006553A4">
        <w:rPr>
          <w:rFonts w:ascii="Verdana" w:hAnsi="Verdana"/>
        </w:rPr>
        <w:t xml:space="preserve">triângulos. Sendo este usado no indexBuffer para fornecer a ordem para desenho, dos vértices, no Draw. </w:t>
      </w:r>
    </w:p>
    <w:p w:rsidR="00451EFB" w:rsidRPr="006553A4" w:rsidRDefault="00451EFB" w:rsidP="006553A4">
      <w:pPr>
        <w:jc w:val="both"/>
        <w:rPr>
          <w:rFonts w:ascii="Verdana" w:hAnsi="Verdana"/>
        </w:rPr>
      </w:pPr>
    </w:p>
    <w:p w:rsidR="00451EFB" w:rsidRPr="006553A4" w:rsidRDefault="00451EFB" w:rsidP="006553A4">
      <w:pPr>
        <w:pStyle w:val="Cabealho3"/>
        <w:jc w:val="both"/>
        <w:rPr>
          <w:rFonts w:ascii="Verdana" w:hAnsi="Verdana"/>
        </w:rPr>
      </w:pPr>
      <w:bookmarkStart w:id="9" w:name="_Toc467183903"/>
      <w:r w:rsidRPr="006553A4">
        <w:rPr>
          <w:rFonts w:ascii="Verdana" w:hAnsi="Verdana"/>
        </w:rPr>
        <w:lastRenderedPageBreak/>
        <w:t>Construtor da classe Mapa</w:t>
      </w:r>
      <w:bookmarkEnd w:id="9"/>
    </w:p>
    <w:p w:rsidR="00451EFB" w:rsidRPr="006553A4" w:rsidRDefault="00451EFB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22280DF0" wp14:editId="75AB7BDD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4115374" cy="5153744"/>
            <wp:effectExtent l="0" t="0" r="0" b="889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pa_Part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3A4">
        <w:rPr>
          <w:rFonts w:ascii="Verdana" w:hAnsi="Verdana"/>
        </w:rPr>
        <w:t>Fig.06 – Construtor;</w:t>
      </w:r>
    </w:p>
    <w:p w:rsidR="00650936" w:rsidRPr="006553A4" w:rsidRDefault="00650936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t>No construtor são chamados os métodos ReadPixeis e CreatMap, explicados em cima, e o vertexBuffer e o indexBuffer.</w:t>
      </w:r>
    </w:p>
    <w:p w:rsidR="00650936" w:rsidRPr="006553A4" w:rsidRDefault="00650936" w:rsidP="006553A4">
      <w:pPr>
        <w:pStyle w:val="Cabealho3"/>
        <w:jc w:val="both"/>
        <w:rPr>
          <w:rFonts w:ascii="Verdana" w:hAnsi="Verdana"/>
        </w:rPr>
      </w:pPr>
      <w:bookmarkStart w:id="10" w:name="_Toc467183904"/>
      <w:r w:rsidRPr="006553A4">
        <w:rPr>
          <w:rFonts w:ascii="Verdana" w:hAnsi="Verdana"/>
        </w:rPr>
        <w:t>Draw</w:t>
      </w:r>
      <w:bookmarkEnd w:id="10"/>
    </w:p>
    <w:p w:rsidR="00650936" w:rsidRPr="006553A4" w:rsidRDefault="00650936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  <w:noProof/>
          <w:lang w:eastAsia="pt-PT"/>
        </w:rPr>
        <w:drawing>
          <wp:anchor distT="0" distB="0" distL="114300" distR="114300" simplePos="0" relativeHeight="251665408" behindDoc="0" locked="0" layoutInCell="1" allowOverlap="1" wp14:anchorId="4EBBB8A8" wp14:editId="12A7EA1D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372850" cy="2000529"/>
            <wp:effectExtent l="0" t="0" r="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pa_Part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53A4">
        <w:rPr>
          <w:rFonts w:ascii="Verdana" w:hAnsi="Verdana"/>
        </w:rPr>
        <w:t>Fig.07 – Método Draw</w:t>
      </w:r>
    </w:p>
    <w:p w:rsidR="00650936" w:rsidRPr="006553A4" w:rsidRDefault="00650936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t>World Matrix valor estático, a camara é que se mexe, Buffers, TriangleList</w:t>
      </w:r>
    </w:p>
    <w:p w:rsidR="00650936" w:rsidRPr="006553A4" w:rsidRDefault="00650936" w:rsidP="006553A4">
      <w:pPr>
        <w:pStyle w:val="Cabealho3"/>
        <w:jc w:val="both"/>
        <w:rPr>
          <w:rFonts w:ascii="Verdana" w:hAnsi="Verdana"/>
          <w:noProof/>
          <w:lang w:eastAsia="pt-PT"/>
        </w:rPr>
      </w:pPr>
      <w:bookmarkStart w:id="11" w:name="_Toc467183905"/>
      <w:r w:rsidRPr="006553A4">
        <w:rPr>
          <w:rFonts w:ascii="Verdana" w:hAnsi="Verdana"/>
          <w:noProof/>
          <w:lang w:eastAsia="pt-PT"/>
        </w:rPr>
        <w:lastRenderedPageBreak/>
        <w:t>Propriedades</w:t>
      </w:r>
      <w:bookmarkEnd w:id="11"/>
    </w:p>
    <w:p w:rsidR="00451EFB" w:rsidRPr="006553A4" w:rsidRDefault="00650936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  <w:noProof/>
          <w:lang w:eastAsia="pt-PT"/>
        </w:rPr>
        <w:drawing>
          <wp:inline distT="0" distB="0" distL="0" distR="0" wp14:anchorId="4ECD0F49" wp14:editId="2BD03891">
            <wp:extent cx="2587344" cy="2860159"/>
            <wp:effectExtent l="0" t="0" r="381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pa_Part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751" cy="287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C0" w:rsidRPr="006553A4" w:rsidRDefault="00650936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t xml:space="preserve">                       </w:t>
      </w:r>
      <w:r w:rsidR="00DF6C55" w:rsidRPr="006553A4">
        <w:rPr>
          <w:rFonts w:ascii="Verdana" w:hAnsi="Verdana"/>
        </w:rPr>
        <w:t xml:space="preserve"> </w:t>
      </w:r>
      <w:r w:rsidRPr="006553A4">
        <w:rPr>
          <w:rFonts w:ascii="Verdana" w:hAnsi="Verdana"/>
        </w:rPr>
        <w:t xml:space="preserve">Fig.08 – Funções </w:t>
      </w:r>
    </w:p>
    <w:p w:rsidR="00DF6C55" w:rsidRPr="006553A4" w:rsidRDefault="00650936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t>Funções que retornam dados para serem utilizados na classe camara.cs.</w:t>
      </w:r>
    </w:p>
    <w:p w:rsidR="007261DE" w:rsidRPr="00436EA6" w:rsidRDefault="009651D4" w:rsidP="00436EA6">
      <w:pPr>
        <w:pStyle w:val="Cabealho3"/>
        <w:rPr>
          <w:rFonts w:ascii="Verdana" w:hAnsi="Verdana"/>
        </w:rPr>
      </w:pPr>
      <w:bookmarkStart w:id="12" w:name="_Toc467183906"/>
      <w:r w:rsidRPr="00436EA6">
        <w:rPr>
          <w:rFonts w:ascii="Verdana" w:hAnsi="Verdana"/>
        </w:rPr>
        <w:t>Câmara</w:t>
      </w:r>
      <w:r w:rsidR="00241DD7" w:rsidRPr="00436EA6">
        <w:rPr>
          <w:rFonts w:ascii="Verdana" w:hAnsi="Verdana"/>
        </w:rPr>
        <w:t>.cs</w:t>
      </w:r>
      <w:bookmarkEnd w:id="12"/>
    </w:p>
    <w:p w:rsidR="00DF6C55" w:rsidRPr="006553A4" w:rsidRDefault="005C33D0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t>A câmara implementa as seguintes funcionalidades:</w:t>
      </w:r>
    </w:p>
    <w:p w:rsidR="00DF6C55" w:rsidRPr="006553A4" w:rsidRDefault="00DF6C55" w:rsidP="006553A4">
      <w:pPr>
        <w:pStyle w:val="PargrafodaLista"/>
        <w:numPr>
          <w:ilvl w:val="0"/>
          <w:numId w:val="2"/>
        </w:numPr>
        <w:jc w:val="both"/>
        <w:rPr>
          <w:rFonts w:ascii="Verdana" w:hAnsi="Verdana"/>
        </w:rPr>
      </w:pPr>
      <w:r w:rsidRPr="006553A4">
        <w:rPr>
          <w:rFonts w:ascii="Verdana" w:hAnsi="Verdana"/>
        </w:rPr>
        <w:t xml:space="preserve">Surface follow, </w:t>
      </w:r>
      <w:r w:rsidR="005C33D0" w:rsidRPr="006553A4">
        <w:rPr>
          <w:rFonts w:ascii="Verdana" w:hAnsi="Verdana"/>
        </w:rPr>
        <w:t>com limites do terreno;</w:t>
      </w:r>
    </w:p>
    <w:p w:rsidR="00DF6C55" w:rsidRPr="006553A4" w:rsidRDefault="00DF6C55" w:rsidP="006553A4">
      <w:pPr>
        <w:pStyle w:val="PargrafodaLista"/>
        <w:numPr>
          <w:ilvl w:val="0"/>
          <w:numId w:val="2"/>
        </w:numPr>
        <w:jc w:val="both"/>
        <w:rPr>
          <w:rFonts w:ascii="Verdana" w:hAnsi="Verdana"/>
        </w:rPr>
      </w:pPr>
      <w:r w:rsidRPr="006553A4">
        <w:rPr>
          <w:rFonts w:ascii="Verdana" w:hAnsi="Verdana"/>
        </w:rPr>
        <w:t>Movimento através do numpad do teclado</w:t>
      </w:r>
      <w:r w:rsidR="001A08B5" w:rsidRPr="006553A4">
        <w:rPr>
          <w:rFonts w:ascii="Verdana" w:hAnsi="Verdana"/>
        </w:rPr>
        <w:t>;</w:t>
      </w:r>
    </w:p>
    <w:p w:rsidR="006553A4" w:rsidRDefault="005C33D0" w:rsidP="006553A4">
      <w:pPr>
        <w:pStyle w:val="PargrafodaLista"/>
        <w:numPr>
          <w:ilvl w:val="0"/>
          <w:numId w:val="2"/>
        </w:numPr>
        <w:jc w:val="both"/>
        <w:rPr>
          <w:rFonts w:ascii="Verdana" w:hAnsi="Verdana"/>
        </w:rPr>
      </w:pPr>
      <w:r w:rsidRPr="006553A4">
        <w:rPr>
          <w:rFonts w:ascii="Verdana" w:hAnsi="Verdana"/>
        </w:rPr>
        <w:t>Direção</w:t>
      </w:r>
      <w:r w:rsidR="00DF6C55" w:rsidRPr="006553A4">
        <w:rPr>
          <w:rFonts w:ascii="Verdana" w:hAnsi="Verdana"/>
        </w:rPr>
        <w:t xml:space="preserve"> (yaw e pitch) através do rato</w:t>
      </w:r>
    </w:p>
    <w:p w:rsidR="00DF6C55" w:rsidRPr="006553A4" w:rsidRDefault="006553A4" w:rsidP="006553A4">
      <w:pPr>
        <w:pStyle w:val="Cabealho3"/>
      </w:pPr>
      <w:bookmarkStart w:id="13" w:name="_Toc467183907"/>
      <w:r w:rsidRPr="006553A4">
        <w:t>C</w:t>
      </w:r>
      <w:r w:rsidR="00FD7BF2" w:rsidRPr="006553A4">
        <w:t>lsCamera</w:t>
      </w:r>
      <w:bookmarkEnd w:id="13"/>
    </w:p>
    <w:p w:rsidR="00FD7BF2" w:rsidRPr="006553A4" w:rsidRDefault="00FD7BF2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  <w:noProof/>
          <w:lang w:eastAsia="pt-PT"/>
        </w:rPr>
        <w:drawing>
          <wp:anchor distT="0" distB="0" distL="114300" distR="114300" simplePos="0" relativeHeight="251666432" behindDoc="0" locked="0" layoutInCell="1" allowOverlap="1" wp14:anchorId="6E16CC5E" wp14:editId="7BAB2D1A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3905795" cy="3553321"/>
            <wp:effectExtent l="0" t="0" r="0" b="9525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sCamera_Part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53A4">
        <w:rPr>
          <w:rFonts w:ascii="Verdana" w:hAnsi="Verdana"/>
        </w:rPr>
        <w:t xml:space="preserve">                              Fig.09 – ClsCamera Construtor</w:t>
      </w:r>
    </w:p>
    <w:p w:rsidR="00FD7BF2" w:rsidRPr="006553A4" w:rsidRDefault="00FD7BF2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lastRenderedPageBreak/>
        <w:t xml:space="preserve">Inicia a posição da câmara no mundo e a direção para onde este </w:t>
      </w:r>
      <w:r w:rsidR="00F30F83" w:rsidRPr="006553A4">
        <w:rPr>
          <w:rFonts w:ascii="Verdana" w:hAnsi="Verdana"/>
        </w:rPr>
        <w:t>está virado, o BasicEffect é utilizado para termos acesso a viewMatrix e a projectionMatrix.</w:t>
      </w:r>
    </w:p>
    <w:p w:rsidR="00DF6C55" w:rsidRPr="006553A4" w:rsidRDefault="00DF6C55" w:rsidP="006553A4">
      <w:pPr>
        <w:jc w:val="both"/>
        <w:rPr>
          <w:rFonts w:ascii="Verdana" w:hAnsi="Verdana"/>
        </w:rPr>
      </w:pPr>
    </w:p>
    <w:p w:rsidR="00DF6C55" w:rsidRPr="006553A4" w:rsidRDefault="00AF3293" w:rsidP="006553A4">
      <w:pPr>
        <w:pStyle w:val="Cabealho3"/>
        <w:jc w:val="both"/>
        <w:rPr>
          <w:rFonts w:ascii="Verdana" w:hAnsi="Verdana"/>
        </w:rPr>
      </w:pPr>
      <w:bookmarkStart w:id="14" w:name="_Toc467183908"/>
      <w:r w:rsidRPr="006553A4">
        <w:rPr>
          <w:rFonts w:ascii="Verdana" w:hAnsi="Verdana"/>
          <w:noProof/>
          <w:lang w:eastAsia="pt-PT"/>
        </w:rPr>
        <w:drawing>
          <wp:anchor distT="0" distB="0" distL="114300" distR="114300" simplePos="0" relativeHeight="251667456" behindDoc="0" locked="0" layoutInCell="1" allowOverlap="1" wp14:anchorId="70EE417E" wp14:editId="7F537322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4158615" cy="2867025"/>
            <wp:effectExtent l="0" t="0" r="0" b="9525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sCamera_Part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F83" w:rsidRPr="006553A4">
        <w:rPr>
          <w:rFonts w:ascii="Verdana" w:hAnsi="Verdana"/>
        </w:rPr>
        <w:t>Update</w:t>
      </w:r>
      <w:bookmarkEnd w:id="14"/>
    </w:p>
    <w:p w:rsidR="00AF3293" w:rsidRPr="006553A4" w:rsidRDefault="00AF3293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t>Fig.10 – Update;</w:t>
      </w:r>
    </w:p>
    <w:p w:rsidR="001A08B5" w:rsidRPr="006553A4" w:rsidRDefault="001A08B5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t xml:space="preserve">Método que calcula o vetor direção, usando a posição, em cada gameUpdate e se o jogador premiu alguma tecla de controlo. </w:t>
      </w:r>
      <w:ins w:id="15" w:author="Eduardo" w:date="2016-10-22T19:27:00Z">
        <w:r w:rsidRPr="006553A4">
          <w:rPr>
            <w:rFonts w:ascii="Verdana" w:hAnsi="Verdana"/>
          </w:rPr>
          <w:t>E a rotação?</w:t>
        </w:r>
      </w:ins>
    </w:p>
    <w:p w:rsidR="00DF6C55" w:rsidRPr="006553A4" w:rsidRDefault="00DF6C55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t xml:space="preserve">Guarda sempre a posição do frame anterior para que caso a nova posição saia do mapa este obtem a posição antiga, evitando alguns bugs. </w:t>
      </w:r>
      <w:r w:rsidR="00576BCF" w:rsidRPr="006553A4">
        <w:rPr>
          <w:rFonts w:ascii="Verdana" w:hAnsi="Verdana"/>
        </w:rPr>
        <w:tab/>
      </w:r>
    </w:p>
    <w:p w:rsidR="00576BCF" w:rsidRPr="006553A4" w:rsidRDefault="00576BCF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t>A posição anterior é sempre guardada e comparada com a nova, sendo esta uma posição fora do mapa, esta obtém a posição anterior invés.</w:t>
      </w:r>
    </w:p>
    <w:p w:rsidR="00DF6C55" w:rsidRPr="006553A4" w:rsidRDefault="00DF6C55" w:rsidP="006553A4">
      <w:pPr>
        <w:ind w:left="708" w:hanging="708"/>
        <w:jc w:val="both"/>
        <w:rPr>
          <w:rFonts w:ascii="Verdana" w:hAnsi="Verdana"/>
        </w:rPr>
      </w:pPr>
      <w:r w:rsidRPr="006553A4">
        <w:rPr>
          <w:rFonts w:ascii="Verdana" w:hAnsi="Verdana"/>
        </w:rPr>
        <w:t xml:space="preserve">No final do update, </w:t>
      </w:r>
      <w:r w:rsidR="00576BCF" w:rsidRPr="006553A4">
        <w:rPr>
          <w:rFonts w:ascii="Verdana" w:hAnsi="Verdana"/>
        </w:rPr>
        <w:t>atualiza-se</w:t>
      </w:r>
      <w:r w:rsidRPr="006553A4">
        <w:rPr>
          <w:rFonts w:ascii="Verdana" w:hAnsi="Verdana"/>
        </w:rPr>
        <w:t xml:space="preserve"> o estado do rato para o centro do viewport.</w:t>
      </w:r>
    </w:p>
    <w:p w:rsidR="00DF6C55" w:rsidRPr="006553A4" w:rsidRDefault="00576BCF" w:rsidP="006553A4">
      <w:pPr>
        <w:pStyle w:val="Cabealho3"/>
        <w:jc w:val="both"/>
        <w:rPr>
          <w:rFonts w:ascii="Verdana" w:hAnsi="Verdana"/>
        </w:rPr>
      </w:pPr>
      <w:bookmarkStart w:id="16" w:name="_Toc467183909"/>
      <w:r w:rsidRPr="006553A4">
        <w:rPr>
          <w:rFonts w:ascii="Verdana" w:hAnsi="Verdana"/>
        </w:rPr>
        <w:t>YawPitchCalc</w:t>
      </w:r>
      <w:bookmarkEnd w:id="16"/>
    </w:p>
    <w:p w:rsidR="00576BCF" w:rsidRPr="006553A4" w:rsidRDefault="00576BCF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  <w:noProof/>
          <w:lang w:eastAsia="pt-PT"/>
        </w:rPr>
        <w:drawing>
          <wp:inline distT="0" distB="0" distL="0" distR="0" wp14:anchorId="3F74E300" wp14:editId="02355663">
            <wp:extent cx="4220164" cy="2353003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sCamera_Part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CF" w:rsidRPr="006553A4" w:rsidRDefault="00576BCF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t>Fig.10 – Método yawPitchCalc;</w:t>
      </w:r>
    </w:p>
    <w:p w:rsidR="00DF6C55" w:rsidRPr="006553A4" w:rsidRDefault="00DF6C55" w:rsidP="006553A4">
      <w:pPr>
        <w:ind w:left="708" w:hanging="708"/>
        <w:jc w:val="both"/>
        <w:rPr>
          <w:rFonts w:ascii="Verdana" w:hAnsi="Verdana"/>
        </w:rPr>
      </w:pPr>
      <w:r w:rsidRPr="006553A4">
        <w:rPr>
          <w:rFonts w:ascii="Verdana" w:hAnsi="Verdana"/>
        </w:rPr>
        <w:lastRenderedPageBreak/>
        <w:t xml:space="preserve">Método que calcula o yaw e o pitch </w:t>
      </w:r>
      <w:r w:rsidR="00576BCF" w:rsidRPr="006553A4">
        <w:rPr>
          <w:rFonts w:ascii="Verdana" w:hAnsi="Verdana"/>
        </w:rPr>
        <w:t>através</w:t>
      </w:r>
      <w:r w:rsidRPr="006553A4">
        <w:rPr>
          <w:rFonts w:ascii="Verdana" w:hAnsi="Verdana"/>
        </w:rPr>
        <w:t xml:space="preserve"> da deslocação do rato desde o centro do viewport.</w:t>
      </w:r>
    </w:p>
    <w:p w:rsidR="00DF6C55" w:rsidRPr="006553A4" w:rsidRDefault="00DF6C55" w:rsidP="006553A4">
      <w:pPr>
        <w:ind w:left="708" w:hanging="708"/>
        <w:jc w:val="both"/>
        <w:rPr>
          <w:rFonts w:ascii="Verdana" w:hAnsi="Verdana"/>
        </w:rPr>
      </w:pPr>
    </w:p>
    <w:p w:rsidR="00576BCF" w:rsidRPr="006553A4" w:rsidRDefault="00576BCF" w:rsidP="006553A4">
      <w:pPr>
        <w:ind w:left="708" w:hanging="708"/>
        <w:jc w:val="both"/>
        <w:rPr>
          <w:rFonts w:ascii="Verdana" w:hAnsi="Verdana"/>
        </w:rPr>
      </w:pPr>
    </w:p>
    <w:p w:rsidR="00DF6C55" w:rsidRPr="006553A4" w:rsidRDefault="00576BCF" w:rsidP="006553A4">
      <w:pPr>
        <w:pStyle w:val="Cabealho3"/>
        <w:jc w:val="both"/>
        <w:rPr>
          <w:rFonts w:ascii="Verdana" w:hAnsi="Verdana"/>
        </w:rPr>
      </w:pPr>
      <w:bookmarkStart w:id="17" w:name="_Toc467183910"/>
      <w:r w:rsidRPr="006553A4">
        <w:rPr>
          <w:rFonts w:ascii="Verdana" w:hAnsi="Verdana"/>
          <w:noProof/>
          <w:lang w:eastAsia="pt-PT"/>
        </w:rPr>
        <w:drawing>
          <wp:anchor distT="0" distB="0" distL="114300" distR="114300" simplePos="0" relativeHeight="251668480" behindDoc="0" locked="0" layoutInCell="1" allowOverlap="1" wp14:anchorId="533FD035" wp14:editId="52235C98">
            <wp:simplePos x="0" y="0"/>
            <wp:positionH relativeFrom="margin">
              <wp:align>left</wp:align>
            </wp:positionH>
            <wp:positionV relativeFrom="paragraph">
              <wp:posOffset>224155</wp:posOffset>
            </wp:positionV>
            <wp:extent cx="4239217" cy="3553321"/>
            <wp:effectExtent l="0" t="0" r="9525" b="9525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sCamera_Part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6C55" w:rsidRPr="006553A4">
        <w:rPr>
          <w:rFonts w:ascii="Verdana" w:hAnsi="Verdana"/>
        </w:rPr>
        <w:t>Move</w:t>
      </w:r>
      <w:bookmarkEnd w:id="17"/>
    </w:p>
    <w:p w:rsidR="00576BCF" w:rsidRPr="006553A4" w:rsidRDefault="00576BCF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t>Fig.11 – Método Move;</w:t>
      </w:r>
    </w:p>
    <w:p w:rsidR="0026442D" w:rsidRPr="006553A4" w:rsidRDefault="0026442D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t>Usando o input das teclas do numPad é calculada a posição da câmara com uma velocidade determinada.</w:t>
      </w:r>
    </w:p>
    <w:p w:rsidR="00DF6C55" w:rsidRPr="006553A4" w:rsidRDefault="0026442D" w:rsidP="006553A4">
      <w:pPr>
        <w:ind w:left="708" w:hanging="708"/>
        <w:jc w:val="both"/>
        <w:rPr>
          <w:rFonts w:ascii="Verdana" w:hAnsi="Verdana"/>
        </w:rPr>
      </w:pPr>
      <w:r w:rsidRPr="006553A4">
        <w:rPr>
          <w:rFonts w:ascii="Verdana" w:hAnsi="Verdana"/>
        </w:rPr>
        <w:t>Este movimento é</w:t>
      </w:r>
      <w:r w:rsidR="00DF6C55" w:rsidRPr="006553A4">
        <w:rPr>
          <w:rFonts w:ascii="Verdana" w:hAnsi="Verdana"/>
        </w:rPr>
        <w:t xml:space="preserve"> calculado de acordo com a sua direção</w:t>
      </w:r>
      <w:r w:rsidRPr="006553A4">
        <w:rPr>
          <w:rFonts w:ascii="Verdana" w:hAnsi="Verdana"/>
        </w:rPr>
        <w:t>.</w:t>
      </w:r>
    </w:p>
    <w:p w:rsidR="00DF6C55" w:rsidRPr="006553A4" w:rsidRDefault="00DF6C55" w:rsidP="006553A4">
      <w:pPr>
        <w:ind w:left="708" w:hanging="708"/>
        <w:jc w:val="both"/>
        <w:rPr>
          <w:rFonts w:ascii="Verdana" w:hAnsi="Verdana"/>
        </w:rPr>
      </w:pPr>
    </w:p>
    <w:p w:rsidR="0026442D" w:rsidRPr="006553A4" w:rsidRDefault="0026442D" w:rsidP="006553A4">
      <w:pPr>
        <w:ind w:left="708" w:hanging="708"/>
        <w:jc w:val="both"/>
        <w:rPr>
          <w:rFonts w:ascii="Verdana" w:hAnsi="Verdana"/>
        </w:rPr>
      </w:pPr>
    </w:p>
    <w:p w:rsidR="0026442D" w:rsidRPr="006553A4" w:rsidRDefault="0026442D" w:rsidP="006553A4">
      <w:pPr>
        <w:ind w:left="708" w:hanging="708"/>
        <w:jc w:val="both"/>
        <w:rPr>
          <w:rFonts w:ascii="Verdana" w:hAnsi="Verdana"/>
        </w:rPr>
      </w:pPr>
    </w:p>
    <w:p w:rsidR="0026442D" w:rsidRPr="006553A4" w:rsidRDefault="0026442D" w:rsidP="006553A4">
      <w:pPr>
        <w:ind w:left="708" w:hanging="708"/>
        <w:jc w:val="both"/>
        <w:rPr>
          <w:rFonts w:ascii="Verdana" w:hAnsi="Verdana"/>
        </w:rPr>
      </w:pPr>
    </w:p>
    <w:p w:rsidR="00DF6C55" w:rsidRPr="006553A4" w:rsidRDefault="0026442D" w:rsidP="006553A4">
      <w:pPr>
        <w:pStyle w:val="Cabealho3"/>
        <w:jc w:val="both"/>
        <w:rPr>
          <w:rFonts w:ascii="Verdana" w:hAnsi="Verdana"/>
        </w:rPr>
      </w:pPr>
      <w:bookmarkStart w:id="18" w:name="_Toc467183911"/>
      <w:r w:rsidRPr="006553A4">
        <w:rPr>
          <w:rFonts w:ascii="Verdana" w:hAnsi="Verdana"/>
        </w:rPr>
        <w:lastRenderedPageBreak/>
        <w:t>Height</w:t>
      </w:r>
      <w:bookmarkEnd w:id="18"/>
    </w:p>
    <w:p w:rsidR="0026442D" w:rsidRPr="006553A4" w:rsidRDefault="0026442D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  <w:noProof/>
          <w:lang w:eastAsia="pt-PT"/>
        </w:rPr>
        <w:drawing>
          <wp:inline distT="0" distB="0" distL="0" distR="0" wp14:anchorId="31A40DCF" wp14:editId="7DB288D3">
            <wp:extent cx="5400040" cy="29610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sCamera_Part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42D" w:rsidRPr="006553A4" w:rsidRDefault="0026442D" w:rsidP="006553A4">
      <w:pPr>
        <w:ind w:left="708" w:hanging="708"/>
        <w:jc w:val="both"/>
        <w:rPr>
          <w:rFonts w:ascii="Verdana" w:hAnsi="Verdana"/>
        </w:rPr>
      </w:pPr>
      <w:r w:rsidRPr="006553A4">
        <w:rPr>
          <w:rFonts w:ascii="Verdana" w:hAnsi="Verdana"/>
        </w:rPr>
        <w:t>Fig.12 – Método Height;</w:t>
      </w:r>
    </w:p>
    <w:p w:rsidR="00DF6C55" w:rsidRDefault="006553A4" w:rsidP="006553A4">
      <w:pPr>
        <w:jc w:val="both"/>
        <w:rPr>
          <w:rFonts w:ascii="Verdana" w:hAnsi="Verdana"/>
        </w:rPr>
      </w:pPr>
      <w:r w:rsidRPr="006553A4">
        <w:rPr>
          <w:rFonts w:ascii="Verdana" w:hAnsi="Verdana"/>
        </w:rPr>
        <w:t>Usando o objeto mapa, obtêm-se os 4 vértices mais próximos da câmara e faz a interpolação destes para o movimento da câmara ser suave a descer e a subir o terreno</w:t>
      </w:r>
    </w:p>
    <w:p w:rsidR="00436EA6" w:rsidRDefault="00436EA6" w:rsidP="006553A4">
      <w:pPr>
        <w:jc w:val="both"/>
        <w:rPr>
          <w:rFonts w:ascii="Verdana" w:hAnsi="Verdana"/>
        </w:rPr>
      </w:pPr>
    </w:p>
    <w:p w:rsidR="00436EA6" w:rsidRDefault="00436EA6" w:rsidP="006553A4">
      <w:pPr>
        <w:jc w:val="both"/>
        <w:rPr>
          <w:rFonts w:ascii="Verdana" w:hAnsi="Verdana"/>
        </w:rPr>
      </w:pPr>
    </w:p>
    <w:p w:rsidR="00436EA6" w:rsidRDefault="00436EA6" w:rsidP="006553A4">
      <w:pPr>
        <w:jc w:val="both"/>
        <w:rPr>
          <w:rFonts w:ascii="Verdana" w:hAnsi="Verdana"/>
        </w:rPr>
      </w:pPr>
    </w:p>
    <w:p w:rsidR="00436EA6" w:rsidRDefault="00436EA6" w:rsidP="006553A4">
      <w:pPr>
        <w:jc w:val="both"/>
        <w:rPr>
          <w:rFonts w:ascii="Verdana" w:hAnsi="Verdana"/>
        </w:rPr>
      </w:pPr>
    </w:p>
    <w:p w:rsidR="00436EA6" w:rsidRDefault="00436EA6" w:rsidP="006553A4">
      <w:pPr>
        <w:jc w:val="both"/>
        <w:rPr>
          <w:rFonts w:ascii="Verdana" w:hAnsi="Verdana"/>
        </w:rPr>
      </w:pPr>
    </w:p>
    <w:p w:rsidR="00436EA6" w:rsidRDefault="00436EA6" w:rsidP="006553A4">
      <w:pPr>
        <w:jc w:val="both"/>
        <w:rPr>
          <w:rFonts w:ascii="Verdana" w:hAnsi="Verdana"/>
        </w:rPr>
      </w:pPr>
    </w:p>
    <w:p w:rsidR="00436EA6" w:rsidRDefault="00436EA6" w:rsidP="006553A4">
      <w:pPr>
        <w:jc w:val="both"/>
        <w:rPr>
          <w:rFonts w:ascii="Verdana" w:hAnsi="Verdana"/>
        </w:rPr>
      </w:pPr>
    </w:p>
    <w:p w:rsidR="00436EA6" w:rsidRDefault="00436EA6" w:rsidP="006553A4">
      <w:pPr>
        <w:jc w:val="both"/>
        <w:rPr>
          <w:rFonts w:ascii="Verdana" w:hAnsi="Verdana"/>
        </w:rPr>
      </w:pPr>
    </w:p>
    <w:p w:rsidR="00436EA6" w:rsidRDefault="00436EA6" w:rsidP="006553A4">
      <w:pPr>
        <w:jc w:val="both"/>
        <w:rPr>
          <w:rFonts w:ascii="Verdana" w:hAnsi="Verdana"/>
        </w:rPr>
      </w:pPr>
    </w:p>
    <w:p w:rsidR="00436EA6" w:rsidRDefault="00436EA6" w:rsidP="006553A4">
      <w:pPr>
        <w:jc w:val="both"/>
        <w:rPr>
          <w:rFonts w:ascii="Verdana" w:hAnsi="Verdana"/>
        </w:rPr>
      </w:pPr>
    </w:p>
    <w:p w:rsidR="00436EA6" w:rsidRDefault="00436EA6" w:rsidP="006553A4">
      <w:pPr>
        <w:jc w:val="both"/>
        <w:rPr>
          <w:rFonts w:ascii="Verdana" w:hAnsi="Verdana"/>
        </w:rPr>
      </w:pPr>
    </w:p>
    <w:p w:rsidR="00436EA6" w:rsidRDefault="00436EA6" w:rsidP="006553A4">
      <w:pPr>
        <w:jc w:val="both"/>
        <w:rPr>
          <w:rFonts w:ascii="Verdana" w:hAnsi="Verdana"/>
        </w:rPr>
      </w:pPr>
    </w:p>
    <w:p w:rsidR="00436EA6" w:rsidRDefault="00436EA6" w:rsidP="006553A4">
      <w:pPr>
        <w:jc w:val="both"/>
        <w:rPr>
          <w:rFonts w:ascii="Verdana" w:hAnsi="Verdana"/>
        </w:rPr>
      </w:pPr>
    </w:p>
    <w:p w:rsidR="00436EA6" w:rsidRDefault="00436EA6" w:rsidP="006553A4">
      <w:pPr>
        <w:jc w:val="both"/>
        <w:rPr>
          <w:rFonts w:ascii="Verdana" w:hAnsi="Verdana"/>
        </w:rPr>
      </w:pPr>
    </w:p>
    <w:p w:rsidR="00436EA6" w:rsidRDefault="00436EA6" w:rsidP="006553A4">
      <w:pPr>
        <w:jc w:val="both"/>
        <w:rPr>
          <w:rFonts w:ascii="Verdana" w:hAnsi="Verdana"/>
        </w:rPr>
      </w:pPr>
    </w:p>
    <w:p w:rsidR="00436EA6" w:rsidRDefault="00436EA6" w:rsidP="006553A4">
      <w:pPr>
        <w:jc w:val="both"/>
        <w:rPr>
          <w:rFonts w:ascii="Verdana" w:hAnsi="Verdana"/>
        </w:rPr>
      </w:pPr>
    </w:p>
    <w:p w:rsidR="00436EA6" w:rsidRDefault="00436EA6" w:rsidP="00436EA6">
      <w:pPr>
        <w:pStyle w:val="Cabealho2"/>
      </w:pPr>
      <w:bookmarkStart w:id="19" w:name="_Toc467183912"/>
      <w:r>
        <w:lastRenderedPageBreak/>
        <w:t>Segunda Iteração</w:t>
      </w:r>
      <w:bookmarkEnd w:id="19"/>
    </w:p>
    <w:p w:rsidR="005C561B" w:rsidRDefault="0094290C" w:rsidP="0094290C">
      <w:pPr>
        <w:pStyle w:val="Cabealho3"/>
      </w:pPr>
      <w:bookmarkStart w:id="20" w:name="_Toc467183913"/>
      <w:r>
        <w:rPr>
          <w:noProof/>
          <w:lang w:eastAsia="pt-PT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349841</wp:posOffset>
            </wp:positionV>
            <wp:extent cx="4048690" cy="1152686"/>
            <wp:effectExtent l="0" t="0" r="9525" b="9525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pa_Iluminação_Codig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561B">
        <w:t>Mapa.Cs</w:t>
      </w:r>
      <w:bookmarkEnd w:id="20"/>
    </w:p>
    <w:p w:rsidR="0094290C" w:rsidRDefault="0094290C" w:rsidP="0094290C">
      <w:pPr>
        <w:jc w:val="center"/>
      </w:pPr>
      <w:r>
        <w:t xml:space="preserve">Fig.13 </w:t>
      </w:r>
      <w:r w:rsidR="00B94428">
        <w:t>–</w:t>
      </w:r>
      <w:r>
        <w:t xml:space="preserve"> </w:t>
      </w:r>
      <w:r w:rsidR="00B94428">
        <w:t>Luz usada no mundo;</w:t>
      </w:r>
    </w:p>
    <w:p w:rsidR="0080319E" w:rsidRPr="0080319E" w:rsidRDefault="0080319E" w:rsidP="0080319E">
      <w:pPr>
        <w:rPr>
          <w:rFonts w:ascii="Verdana" w:hAnsi="Verdana"/>
        </w:rPr>
      </w:pPr>
      <w:r>
        <w:rPr>
          <w:rFonts w:ascii="Verdana" w:hAnsi="Verdana"/>
        </w:rPr>
        <w:t>Aqui é onde obtemos o efeito luz do jogo. Só temos uma única luz direcional e os valores que obtemos foram por tentativa de modo a dar uma vista que nos fosse agradável.</w:t>
      </w:r>
    </w:p>
    <w:p w:rsidR="00B94428" w:rsidRDefault="00B94428" w:rsidP="0080319E">
      <w:r>
        <w:rPr>
          <w:noProof/>
          <w:lang w:eastAsia="pt-PT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445135</wp:posOffset>
            </wp:positionV>
            <wp:extent cx="5400040" cy="4112260"/>
            <wp:effectExtent l="0" t="0" r="0" b="254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pa_InterpolaçãoNormai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4428" w:rsidRDefault="00B94428" w:rsidP="0094290C">
      <w:pPr>
        <w:jc w:val="center"/>
      </w:pPr>
      <w:r>
        <w:t>Fig.14 – Interpolação dos vértices do mapa;</w:t>
      </w:r>
    </w:p>
    <w:p w:rsidR="00B94428" w:rsidRPr="0080319E" w:rsidRDefault="0080319E" w:rsidP="0080319E">
      <w:pPr>
        <w:rPr>
          <w:rFonts w:ascii="Verdana" w:hAnsi="Verdana"/>
        </w:rPr>
      </w:pPr>
      <w:r>
        <w:rPr>
          <w:rFonts w:ascii="Verdana" w:hAnsi="Verdana"/>
        </w:rPr>
        <w:t>Nesta função através da posição vamos receber o valor interpolado da normal do terreno, onde no tank se possa ver um movimento dinâmico de acordo com o terreno.</w:t>
      </w:r>
    </w:p>
    <w:p w:rsidR="0094290C" w:rsidRPr="0094290C" w:rsidRDefault="0094290C" w:rsidP="0094290C">
      <w:r>
        <w:rPr>
          <w:noProof/>
          <w:lang w:eastAsia="pt-PT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293060</wp:posOffset>
            </wp:positionV>
            <wp:extent cx="4039870" cy="255968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pa_Iluminação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1" r="2009"/>
                    <a:stretch/>
                  </pic:blipFill>
                  <pic:spPr bwMode="auto">
                    <a:xfrm>
                      <a:off x="0" y="0"/>
                      <a:ext cx="4039870" cy="255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561B" w:rsidRPr="005C561B" w:rsidRDefault="0094290C" w:rsidP="0094290C">
      <w:pPr>
        <w:jc w:val="center"/>
      </w:pPr>
      <w:r>
        <w:t>Fig.15 – Terreno com Iluminação usando normas dos vértices;</w:t>
      </w:r>
    </w:p>
    <w:p w:rsidR="00436EA6" w:rsidRDefault="00B47D9C" w:rsidP="00B47D9C">
      <w:pPr>
        <w:pStyle w:val="Cabealho3"/>
      </w:pPr>
      <w:bookmarkStart w:id="21" w:name="_Toc467183914"/>
      <w:r>
        <w:t>Câmara.Cs</w:t>
      </w:r>
      <w:bookmarkEnd w:id="21"/>
    </w:p>
    <w:p w:rsidR="00B47D9C" w:rsidRDefault="00B47D9C" w:rsidP="00B47D9C">
      <w:pPr>
        <w:jc w:val="center"/>
      </w:pPr>
      <w:r>
        <w:rPr>
          <w:noProof/>
          <w:lang w:eastAsia="pt-PT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3766</wp:posOffset>
            </wp:positionV>
            <wp:extent cx="3277057" cy="4353533"/>
            <wp:effectExtent l="0" t="0" r="0" b="9525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mara_Upda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Fig.16 – Update Câmara</w:t>
      </w:r>
    </w:p>
    <w:p w:rsidR="00B47D9C" w:rsidRDefault="0080319E" w:rsidP="0080319E">
      <w:r>
        <w:t>Vários Inputs que a Câmara tem neste momento.</w:t>
      </w:r>
    </w:p>
    <w:p w:rsidR="00B47D9C" w:rsidRPr="00B47D9C" w:rsidRDefault="00B47D9C" w:rsidP="0080319E">
      <w:r>
        <w:rPr>
          <w:noProof/>
          <w:lang w:eastAsia="pt-PT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153242</wp:posOffset>
            </wp:positionH>
            <wp:positionV relativeFrom="paragraph">
              <wp:posOffset>3972</wp:posOffset>
            </wp:positionV>
            <wp:extent cx="5048955" cy="2629267"/>
            <wp:effectExtent l="0" t="0" r="0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mera_Switch_SurfaceFollo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19E" w:rsidRDefault="00B47D9C" w:rsidP="0080319E">
      <w:pPr>
        <w:jc w:val="center"/>
        <w:rPr>
          <w:rFonts w:ascii="Verdana" w:hAnsi="Verdana"/>
        </w:rPr>
      </w:pPr>
      <w:r>
        <w:rPr>
          <w:rFonts w:ascii="Verdana" w:hAnsi="Verdana"/>
        </w:rPr>
        <w:t>Fig.17 – Câmara FollowSurface;</w:t>
      </w:r>
    </w:p>
    <w:p w:rsidR="0080319E" w:rsidRDefault="0080319E" w:rsidP="0080319E">
      <w:pPr>
        <w:rPr>
          <w:rFonts w:ascii="Verdana" w:hAnsi="Verdana"/>
        </w:rPr>
      </w:pPr>
      <w:r>
        <w:rPr>
          <w:rFonts w:ascii="Verdana" w:hAnsi="Verdana"/>
        </w:rPr>
        <w:t xml:space="preserve">Nestes segmentos de código, temos os vários cases que de acordo com o estado atual da câmara nos retorna </w:t>
      </w:r>
      <w:r w:rsidR="00726F7B">
        <w:rPr>
          <w:rFonts w:ascii="Verdana" w:hAnsi="Verdana"/>
        </w:rPr>
        <w:t>o movimento que a câmara tem de ter.</w:t>
      </w:r>
    </w:p>
    <w:p w:rsidR="00B47D9C" w:rsidRDefault="00B47D9C" w:rsidP="00B47D9C">
      <w:pPr>
        <w:jc w:val="center"/>
        <w:rPr>
          <w:rFonts w:ascii="Verdana" w:hAnsi="Verdana"/>
        </w:rPr>
      </w:pPr>
    </w:p>
    <w:p w:rsidR="00B47D9C" w:rsidRDefault="00B47D9C" w:rsidP="00B47D9C">
      <w:pPr>
        <w:jc w:val="center"/>
        <w:rPr>
          <w:rFonts w:ascii="Verdana" w:hAnsi="Verdana"/>
        </w:rPr>
      </w:pPr>
      <w:r>
        <w:rPr>
          <w:rFonts w:ascii="Verdana" w:hAnsi="Verdana"/>
          <w:noProof/>
          <w:lang w:eastAsia="pt-PT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89446</wp:posOffset>
            </wp:positionH>
            <wp:positionV relativeFrom="paragraph">
              <wp:posOffset>3397</wp:posOffset>
            </wp:positionV>
            <wp:extent cx="5210902" cy="2410161"/>
            <wp:effectExtent l="0" t="0" r="8890" b="9525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mera_Switch_FreeC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</w:rPr>
        <w:t>Fig.18 – FreeCam;</w:t>
      </w:r>
    </w:p>
    <w:p w:rsidR="00726F7B" w:rsidRDefault="00726F7B" w:rsidP="00726F7B">
      <w:pPr>
        <w:rPr>
          <w:rFonts w:ascii="Verdana" w:hAnsi="Verdana"/>
        </w:rPr>
      </w:pPr>
    </w:p>
    <w:p w:rsidR="00B47D9C" w:rsidRDefault="00B47D9C" w:rsidP="00B47D9C">
      <w:pPr>
        <w:jc w:val="center"/>
        <w:rPr>
          <w:rFonts w:ascii="Verdana" w:hAnsi="Verdana"/>
        </w:rPr>
      </w:pPr>
      <w:r>
        <w:rPr>
          <w:rFonts w:ascii="Verdana" w:hAnsi="Verdana"/>
          <w:noProof/>
          <w:lang w:eastAsia="pt-PT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188152</wp:posOffset>
            </wp:positionV>
            <wp:extent cx="1952898" cy="952633"/>
            <wp:effectExtent l="0" t="0" r="9525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mera_Switch_Follow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7D9C" w:rsidRDefault="00266F0B" w:rsidP="00B47D9C">
      <w:pPr>
        <w:jc w:val="center"/>
        <w:rPr>
          <w:rFonts w:ascii="Verdana" w:hAnsi="Verdana"/>
        </w:rPr>
      </w:pPr>
      <w:r>
        <w:rPr>
          <w:rFonts w:ascii="Verdana" w:hAnsi="Verdana"/>
        </w:rPr>
        <w:t>Fig.19 – Follow Tank;</w:t>
      </w:r>
    </w:p>
    <w:p w:rsidR="00266F0B" w:rsidRDefault="00266F0B" w:rsidP="00B47D9C">
      <w:pPr>
        <w:jc w:val="center"/>
        <w:rPr>
          <w:rFonts w:ascii="Verdana" w:hAnsi="Verdana"/>
        </w:rPr>
      </w:pPr>
    </w:p>
    <w:p w:rsidR="00266F0B" w:rsidRDefault="00266F0B" w:rsidP="00B47D9C">
      <w:pPr>
        <w:jc w:val="center"/>
        <w:rPr>
          <w:rFonts w:ascii="Verdana" w:hAnsi="Verdana"/>
        </w:rPr>
      </w:pPr>
    </w:p>
    <w:p w:rsidR="00266F0B" w:rsidRDefault="00266F0B" w:rsidP="00B47D9C">
      <w:pPr>
        <w:jc w:val="center"/>
        <w:rPr>
          <w:rFonts w:ascii="Verdana" w:hAnsi="Verdana"/>
        </w:rPr>
      </w:pPr>
    </w:p>
    <w:p w:rsidR="00266F0B" w:rsidRDefault="00266F0B" w:rsidP="00B47D9C">
      <w:pPr>
        <w:jc w:val="center"/>
        <w:rPr>
          <w:rFonts w:ascii="Verdana" w:hAnsi="Verdana"/>
        </w:rPr>
      </w:pPr>
    </w:p>
    <w:p w:rsidR="00266F0B" w:rsidRDefault="00266F0B" w:rsidP="00266F0B">
      <w:pPr>
        <w:pStyle w:val="Cabealho3"/>
      </w:pPr>
      <w:bookmarkStart w:id="22" w:name="_Toc467183915"/>
      <w:r>
        <w:t>Tank.Cs</w:t>
      </w:r>
      <w:bookmarkEnd w:id="22"/>
    </w:p>
    <w:p w:rsidR="00623F03" w:rsidRPr="00623F03" w:rsidRDefault="00623F03" w:rsidP="00623F03">
      <w:r>
        <w:rPr>
          <w:noProof/>
          <w:lang w:eastAsia="pt-PT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164569</wp:posOffset>
            </wp:positionV>
            <wp:extent cx="5400040" cy="2513330"/>
            <wp:effectExtent l="0" t="0" r="0" b="127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nk_Inicializaçã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F03" w:rsidRDefault="006755BA" w:rsidP="00623F03">
      <w:pPr>
        <w:jc w:val="center"/>
      </w:pPr>
      <w:r>
        <w:rPr>
          <w:noProof/>
          <w:lang w:eastAsia="pt-PT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283786</wp:posOffset>
            </wp:positionV>
            <wp:extent cx="4544059" cy="4591691"/>
            <wp:effectExtent l="0" t="0" r="9525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nk_Part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41F">
        <w:t xml:space="preserve">Fig.20 </w:t>
      </w:r>
      <w:r w:rsidR="00623F03">
        <w:t>–</w:t>
      </w:r>
      <w:r w:rsidR="00E9441F">
        <w:t xml:space="preserve"> </w:t>
      </w:r>
      <w:r w:rsidR="00623F03">
        <w:t>Inicialização da classe Tank;</w:t>
      </w:r>
    </w:p>
    <w:p w:rsidR="00623F03" w:rsidRDefault="006755BA" w:rsidP="00623F03">
      <w:pPr>
        <w:jc w:val="center"/>
      </w:pPr>
      <w:r>
        <w:t>Fig.21 – Construtor da classe Tank (Part 1);</w:t>
      </w:r>
    </w:p>
    <w:p w:rsidR="006755BA" w:rsidRDefault="006755BA" w:rsidP="00623F03">
      <w:pPr>
        <w:jc w:val="center"/>
      </w:pPr>
    </w:p>
    <w:p w:rsidR="006755BA" w:rsidRDefault="006755BA" w:rsidP="00623F03">
      <w:pPr>
        <w:jc w:val="center"/>
      </w:pPr>
    </w:p>
    <w:p w:rsidR="006755BA" w:rsidRDefault="006755BA" w:rsidP="00623F03">
      <w:pPr>
        <w:jc w:val="center"/>
      </w:pPr>
      <w:r>
        <w:rPr>
          <w:noProof/>
          <w:lang w:eastAsia="pt-PT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1514209</wp:posOffset>
            </wp:positionH>
            <wp:positionV relativeFrom="paragraph">
              <wp:posOffset>3972</wp:posOffset>
            </wp:positionV>
            <wp:extent cx="2372056" cy="2314898"/>
            <wp:effectExtent l="0" t="0" r="9525" b="9525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nk_Part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Fig.22 – Construtor da classe Tank (Part 2);</w:t>
      </w:r>
    </w:p>
    <w:p w:rsidR="00836476" w:rsidRDefault="00836476" w:rsidP="00836476">
      <w:pPr>
        <w:jc w:val="center"/>
      </w:pPr>
      <w:r>
        <w:rPr>
          <w:noProof/>
          <w:lang w:eastAsia="pt-PT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1046377</wp:posOffset>
            </wp:positionH>
            <wp:positionV relativeFrom="paragraph">
              <wp:posOffset>-4711</wp:posOffset>
            </wp:positionV>
            <wp:extent cx="3315163" cy="3724795"/>
            <wp:effectExtent l="0" t="0" r="0" b="952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nk_Updat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Fig,23 – Update da classe tank;</w:t>
      </w:r>
    </w:p>
    <w:p w:rsidR="00836476" w:rsidRPr="00726F7B" w:rsidRDefault="00B443F7" w:rsidP="00726F7B">
      <w:pPr>
        <w:rPr>
          <w:rFonts w:ascii="Verdana" w:hAnsi="Verdana"/>
        </w:rPr>
      </w:pPr>
      <w:r>
        <w:rPr>
          <w:rFonts w:ascii="Verdana" w:hAnsi="Verdana"/>
        </w:rPr>
        <w:t>No Update, para movimentarmos o tank, primeiro guardamos a posição anterior e de seguida vemos o Input do teclado e movimentamos o tank de acordo com um yaw obtido através do steerRotation que é o que nos dá a orientação para onde o tank está virado. E com isso a sua direção.</w:t>
      </w:r>
    </w:p>
    <w:p w:rsidR="00836476" w:rsidRDefault="00836476" w:rsidP="00836476">
      <w:pPr>
        <w:jc w:val="center"/>
      </w:pPr>
    </w:p>
    <w:p w:rsidR="00836476" w:rsidRDefault="00836476" w:rsidP="00836476">
      <w:pPr>
        <w:jc w:val="center"/>
      </w:pPr>
    </w:p>
    <w:p w:rsidR="00836476" w:rsidRDefault="00836476" w:rsidP="00836476">
      <w:pPr>
        <w:jc w:val="center"/>
      </w:pPr>
    </w:p>
    <w:p w:rsidR="00836476" w:rsidRDefault="00836476" w:rsidP="00836476">
      <w:pPr>
        <w:jc w:val="center"/>
      </w:pPr>
    </w:p>
    <w:p w:rsidR="00836476" w:rsidRDefault="00836476" w:rsidP="00836476">
      <w:pPr>
        <w:jc w:val="center"/>
      </w:pPr>
    </w:p>
    <w:p w:rsidR="00836476" w:rsidRDefault="00836476" w:rsidP="00836476">
      <w:pPr>
        <w:jc w:val="center"/>
      </w:pPr>
    </w:p>
    <w:p w:rsidR="00836476" w:rsidRDefault="00836476" w:rsidP="00836476">
      <w:pPr>
        <w:jc w:val="center"/>
      </w:pPr>
    </w:p>
    <w:p w:rsidR="00836476" w:rsidRDefault="00836476" w:rsidP="00836476">
      <w:pPr>
        <w:jc w:val="center"/>
      </w:pPr>
      <w:r>
        <w:rPr>
          <w:noProof/>
          <w:lang w:eastAsia="pt-PT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748665</wp:posOffset>
            </wp:positionH>
            <wp:positionV relativeFrom="paragraph">
              <wp:posOffset>3972</wp:posOffset>
            </wp:positionV>
            <wp:extent cx="3896269" cy="4001058"/>
            <wp:effectExtent l="0" t="0" r="9525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nk_Move_Moviment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Fig.24 – Método Move</w:t>
      </w:r>
      <w:r w:rsidR="00433CD3">
        <w:t>, movimento de tanque;</w:t>
      </w:r>
    </w:p>
    <w:p w:rsidR="00433CD3" w:rsidRDefault="00433CD3" w:rsidP="00836476">
      <w:pPr>
        <w:jc w:val="center"/>
      </w:pPr>
    </w:p>
    <w:p w:rsidR="00433CD3" w:rsidRDefault="00433CD3" w:rsidP="00836476">
      <w:pPr>
        <w:jc w:val="center"/>
      </w:pPr>
      <w:r>
        <w:rPr>
          <w:noProof/>
          <w:lang w:eastAsia="pt-PT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1471679</wp:posOffset>
            </wp:positionH>
            <wp:positionV relativeFrom="paragraph">
              <wp:posOffset>162</wp:posOffset>
            </wp:positionV>
            <wp:extent cx="2448267" cy="2600688"/>
            <wp:effectExtent l="0" t="0" r="9525" b="9525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nk_Move_RotaçãoCanhã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Fig.25 – Método Move, movimento da torre e do canhão;</w:t>
      </w:r>
    </w:p>
    <w:p w:rsidR="00B443F7" w:rsidRDefault="00B443F7" w:rsidP="00836476">
      <w:pPr>
        <w:jc w:val="center"/>
      </w:pPr>
    </w:p>
    <w:p w:rsidR="00433CD3" w:rsidRDefault="00433CD3" w:rsidP="00836476">
      <w:pPr>
        <w:jc w:val="center"/>
      </w:pPr>
    </w:p>
    <w:p w:rsidR="00433CD3" w:rsidRDefault="00433CD3" w:rsidP="00836476">
      <w:pPr>
        <w:jc w:val="center"/>
      </w:pPr>
    </w:p>
    <w:p w:rsidR="00433CD3" w:rsidRDefault="00433CD3" w:rsidP="00836476">
      <w:pPr>
        <w:jc w:val="center"/>
      </w:pPr>
    </w:p>
    <w:p w:rsidR="00433CD3" w:rsidRDefault="00433CD3" w:rsidP="00836476">
      <w:pPr>
        <w:jc w:val="center"/>
      </w:pPr>
    </w:p>
    <w:p w:rsidR="00433CD3" w:rsidRDefault="00433CD3" w:rsidP="00836476">
      <w:pPr>
        <w:jc w:val="center"/>
      </w:pPr>
    </w:p>
    <w:p w:rsidR="00433CD3" w:rsidRPr="00266F0B" w:rsidRDefault="00433CD3" w:rsidP="00836476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400040" cy="30880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nk_Draw_Part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0B" w:rsidRDefault="00433CD3" w:rsidP="00B47D9C">
      <w:pPr>
        <w:jc w:val="center"/>
        <w:rPr>
          <w:rFonts w:ascii="Verdana" w:hAnsi="Verdana"/>
        </w:rPr>
      </w:pPr>
      <w:r>
        <w:rPr>
          <w:rFonts w:ascii="Verdana" w:hAnsi="Verdana"/>
        </w:rPr>
        <w:t>Fig.26 – Método Draw;</w:t>
      </w:r>
    </w:p>
    <w:p w:rsidR="00EE34D3" w:rsidRPr="006553A4" w:rsidRDefault="00433CD3" w:rsidP="00433CD3">
      <w:pPr>
        <w:jc w:val="center"/>
        <w:rPr>
          <w:rFonts w:ascii="Verdana" w:hAnsi="Verdana"/>
        </w:rPr>
      </w:pPr>
      <w:r>
        <w:rPr>
          <w:rFonts w:ascii="Verdana" w:hAnsi="Verdana"/>
          <w:noProof/>
          <w:lang w:eastAsia="pt-PT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610442</wp:posOffset>
            </wp:positionH>
            <wp:positionV relativeFrom="paragraph">
              <wp:posOffset>3397</wp:posOffset>
            </wp:positionV>
            <wp:extent cx="4163006" cy="4363059"/>
            <wp:effectExtent l="0" t="0" r="9525" b="0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ank_Draw_Part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</w:rPr>
        <w:t>Fig.27 – Método Draw;</w:t>
      </w:r>
    </w:p>
    <w:p w:rsidR="007261DE" w:rsidRDefault="007261DE" w:rsidP="007261DE">
      <w:pPr>
        <w:pStyle w:val="Cabealho1"/>
      </w:pPr>
      <w:bookmarkStart w:id="23" w:name="_Toc467183916"/>
      <w:r>
        <w:t>Dificuldades e Análise Crítica</w:t>
      </w:r>
      <w:bookmarkEnd w:id="23"/>
    </w:p>
    <w:p w:rsidR="00D26BB0" w:rsidRDefault="00611D70" w:rsidP="00D26BB0">
      <w:pPr>
        <w:pBdr>
          <w:bottom w:val="single" w:sz="12" w:space="1" w:color="auto"/>
        </w:pBdr>
      </w:pPr>
      <w:r>
        <w:t>As</w:t>
      </w:r>
      <w:r w:rsidR="00D26BB0">
        <w:t xml:space="preserve"> grandes dificuldades sentidas </w:t>
      </w:r>
      <w:r>
        <w:t>nesta primeira iteração</w:t>
      </w:r>
      <w:r w:rsidR="00D26BB0">
        <w:t xml:space="preserve"> </w:t>
      </w:r>
      <w:r>
        <w:t>foram</w:t>
      </w:r>
      <w:r w:rsidR="00DA4B73">
        <w:t xml:space="preserve"> os controlos da câmara</w:t>
      </w:r>
      <w:r w:rsidR="00C43EB1">
        <w:t xml:space="preserve"> usando um vetor3 como direção e a sua orientação, a indexação dos vértices e obter a altura do terreno como a sua interpolação.</w:t>
      </w:r>
    </w:p>
    <w:p w:rsidR="00611D70" w:rsidRDefault="00611D70" w:rsidP="00D26BB0">
      <w:pPr>
        <w:pBdr>
          <w:bottom w:val="single" w:sz="6" w:space="1" w:color="auto"/>
        </w:pBdr>
      </w:pPr>
      <w:r>
        <w:t>Na segunda iteração as dificuldades mais sentidas envolveram as normais, no terreno como as calcular e a orientação para a rotação correta do tanque.</w:t>
      </w:r>
    </w:p>
    <w:p w:rsidR="00611D70" w:rsidRDefault="00611D70" w:rsidP="00D26BB0"/>
    <w:p w:rsidR="00C43EB1" w:rsidRPr="00D26BB0" w:rsidRDefault="00C43EB1" w:rsidP="00D26BB0">
      <w:r>
        <w:t>Na nossa perspetiva, numa forma de melhorar este código, usaríamos o triangleStrip na indexação e no Draw, como uma melhor estruturação do código tal como a sua organização.</w:t>
      </w:r>
    </w:p>
    <w:p w:rsidR="007261DE" w:rsidRDefault="007261DE" w:rsidP="007261DE">
      <w:pPr>
        <w:pStyle w:val="Cabealho1"/>
      </w:pPr>
      <w:bookmarkStart w:id="24" w:name="_Toc467183917"/>
      <w:r>
        <w:t>Conclusão</w:t>
      </w:r>
      <w:bookmarkEnd w:id="24"/>
    </w:p>
    <w:p w:rsidR="00C43EB1" w:rsidRDefault="00C43EB1" w:rsidP="00C43EB1">
      <w:r>
        <w:t>O desenvolvimento deste trabalho permitiu-nos aprofundar os conhecimentos adquiridos nas aulas. Embora ainda não estejamos completamente a vontade com as técnicas aplicadas, sentimo-nos confiantes com o trabalho apresentado.</w:t>
      </w:r>
    </w:p>
    <w:p w:rsidR="00C43EB1" w:rsidRDefault="00C43EB1" w:rsidP="00C43EB1"/>
    <w:p w:rsidR="00C43EB1" w:rsidRDefault="00C43EB1" w:rsidP="00C43EB1"/>
    <w:p w:rsidR="00C43EB1" w:rsidRDefault="00C43EB1" w:rsidP="00C43EB1"/>
    <w:p w:rsidR="00C43EB1" w:rsidRDefault="00C43EB1" w:rsidP="00C43EB1"/>
    <w:p w:rsidR="00C43EB1" w:rsidRDefault="00C43EB1" w:rsidP="00C43EB1"/>
    <w:p w:rsidR="00C43EB1" w:rsidRDefault="00C43EB1" w:rsidP="00C43EB1"/>
    <w:p w:rsidR="00C43EB1" w:rsidRDefault="00C43EB1" w:rsidP="00C43EB1"/>
    <w:p w:rsidR="009D44CC" w:rsidRDefault="009D44CC" w:rsidP="00C43EB1"/>
    <w:p w:rsidR="009D44CC" w:rsidRDefault="009D44CC" w:rsidP="00C43EB1"/>
    <w:p w:rsidR="009D44CC" w:rsidRDefault="009D44CC" w:rsidP="00C43EB1"/>
    <w:p w:rsidR="009D44CC" w:rsidRDefault="009D44CC" w:rsidP="00C43EB1"/>
    <w:p w:rsidR="009D44CC" w:rsidRDefault="009D44CC" w:rsidP="00C43EB1"/>
    <w:p w:rsidR="009D44CC" w:rsidRDefault="009D44CC" w:rsidP="00C43EB1"/>
    <w:p w:rsidR="009D44CC" w:rsidRDefault="009D44CC" w:rsidP="00C43EB1"/>
    <w:p w:rsidR="009D44CC" w:rsidRDefault="009D44CC" w:rsidP="00C43EB1"/>
    <w:p w:rsidR="009D44CC" w:rsidRDefault="009D44CC" w:rsidP="00C43EB1"/>
    <w:p w:rsidR="009D44CC" w:rsidRDefault="009D44CC" w:rsidP="00C43EB1"/>
    <w:p w:rsidR="009D44CC" w:rsidRDefault="009D44CC" w:rsidP="00C43EB1"/>
    <w:p w:rsidR="00D260E6" w:rsidRPr="00D260E6" w:rsidRDefault="00D260E6" w:rsidP="00C43EB1">
      <w:pPr>
        <w:pStyle w:val="Cabealho2"/>
      </w:pPr>
      <w:bookmarkStart w:id="25" w:name="_Toc467183918"/>
      <w:r>
        <w:t>Anexo</w:t>
      </w:r>
      <w:bookmarkEnd w:id="25"/>
    </w:p>
    <w:p w:rsidR="007261DE" w:rsidRDefault="005879B1" w:rsidP="005879B1">
      <w:pPr>
        <w:pStyle w:val="Cabealho3"/>
      </w:pPr>
      <w:bookmarkStart w:id="26" w:name="_Toc467183919"/>
      <w:r>
        <w:t>ClsCamera.cs</w:t>
      </w:r>
      <w:bookmarkEnd w:id="26"/>
    </w:p>
    <w:p w:rsidR="005879B1" w:rsidRDefault="005879B1" w:rsidP="005879B1"/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TrabalhoFinal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ClsCamera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 xml:space="preserve"> viewMatrix, projectionMatrix;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BasicEffect</w:t>
      </w:r>
      <w:r>
        <w:rPr>
          <w:rFonts w:ascii="Consolas" w:hAnsi="Consolas" w:cs="Consolas"/>
          <w:color w:val="000000"/>
          <w:sz w:val="19"/>
          <w:szCs w:val="19"/>
        </w:rPr>
        <w:t xml:space="preserve"> effect;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position, dir;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yaw, pitch;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width, height;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scale = </w:t>
      </w:r>
      <w:r>
        <w:rPr>
          <w:rFonts w:ascii="Consolas" w:hAnsi="Consolas" w:cs="Consolas"/>
          <w:color w:val="2B91AF"/>
          <w:sz w:val="19"/>
          <w:szCs w:val="19"/>
        </w:rPr>
        <w:t>MathHelper</w:t>
      </w:r>
      <w:r>
        <w:rPr>
          <w:rFonts w:ascii="Consolas" w:hAnsi="Consolas" w:cs="Consolas"/>
          <w:color w:val="000000"/>
          <w:sz w:val="19"/>
          <w:szCs w:val="19"/>
        </w:rPr>
        <w:t>.ToRadians(10) /500;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MouseState</w:t>
      </w:r>
      <w:r>
        <w:rPr>
          <w:rFonts w:ascii="Consolas" w:hAnsi="Consolas" w:cs="Consolas"/>
          <w:color w:val="000000"/>
          <w:sz w:val="19"/>
          <w:szCs w:val="19"/>
        </w:rPr>
        <w:t xml:space="preserve"> oldState,mouse;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Mapa</w:t>
      </w:r>
      <w:r>
        <w:rPr>
          <w:rFonts w:ascii="Consolas" w:hAnsi="Consolas" w:cs="Consolas"/>
          <w:color w:val="000000"/>
          <w:sz w:val="19"/>
          <w:szCs w:val="19"/>
        </w:rPr>
        <w:t xml:space="preserve"> map;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ClsCamera(</w:t>
      </w:r>
      <w:r>
        <w:rPr>
          <w:rFonts w:ascii="Consolas" w:hAnsi="Consolas" w:cs="Consolas"/>
          <w:color w:val="2B91AF"/>
          <w:sz w:val="19"/>
          <w:szCs w:val="19"/>
        </w:rPr>
        <w:t>GraphicsDevice</w:t>
      </w:r>
      <w:r>
        <w:rPr>
          <w:rFonts w:ascii="Consolas" w:hAnsi="Consolas" w:cs="Consolas"/>
          <w:color w:val="000000"/>
          <w:sz w:val="19"/>
          <w:szCs w:val="19"/>
        </w:rPr>
        <w:t xml:space="preserve"> device,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 startPos,</w:t>
      </w:r>
      <w:r>
        <w:rPr>
          <w:rFonts w:ascii="Consolas" w:hAnsi="Consolas" w:cs="Consolas"/>
          <w:color w:val="2B91AF"/>
          <w:sz w:val="19"/>
          <w:szCs w:val="19"/>
        </w:rPr>
        <w:t>Mapa</w:t>
      </w:r>
      <w:r>
        <w:rPr>
          <w:rFonts w:ascii="Consolas" w:hAnsi="Consolas" w:cs="Consolas"/>
          <w:color w:val="000000"/>
          <w:sz w:val="19"/>
          <w:szCs w:val="19"/>
        </w:rPr>
        <w:t xml:space="preserve"> map)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width = device.Viewport.Width;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height = device.Viewport.Height;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yaw = 0;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pitch = 0;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position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>(8.0f,5.0f, 8.0f);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dir =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>.Zero - position;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dir.Normalize();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effect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BasicEffect</w:t>
      </w:r>
      <w:r>
        <w:rPr>
          <w:rFonts w:ascii="Consolas" w:hAnsi="Consolas" w:cs="Consolas"/>
          <w:color w:val="000000"/>
          <w:sz w:val="19"/>
          <w:szCs w:val="19"/>
        </w:rPr>
        <w:t>(device);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aspectRatio =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)(width /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height);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viewMatrix = </w:t>
      </w:r>
      <w:r>
        <w:rPr>
          <w:rFonts w:ascii="Consolas" w:hAnsi="Consolas" w:cs="Consolas"/>
          <w:color w:val="2B91AF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>.CreateLookAt(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position,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dir,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>.Up);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projectionMatrix = </w:t>
      </w:r>
      <w:r>
        <w:rPr>
          <w:rFonts w:ascii="Consolas" w:hAnsi="Consolas" w:cs="Consolas"/>
          <w:color w:val="2B91AF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>.CreatePerspectiveFieldOfView(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MathHelper</w:t>
      </w:r>
      <w:r>
        <w:rPr>
          <w:rFonts w:ascii="Consolas" w:hAnsi="Consolas" w:cs="Consolas"/>
          <w:color w:val="000000"/>
          <w:sz w:val="19"/>
          <w:szCs w:val="19"/>
        </w:rPr>
        <w:t>.ToRadians(45.0f),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aspectRatio, 0.5f, 50.0f);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effect.View = viewMatrix;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effect.Projection = projectionMatrix;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oldState = </w:t>
      </w:r>
      <w:r>
        <w:rPr>
          <w:rFonts w:ascii="Consolas" w:hAnsi="Consolas" w:cs="Consolas"/>
          <w:color w:val="2B91AF"/>
          <w:sz w:val="19"/>
          <w:szCs w:val="19"/>
        </w:rPr>
        <w:t>Mouse</w:t>
      </w:r>
      <w:r>
        <w:rPr>
          <w:rFonts w:ascii="Consolas" w:hAnsi="Consolas" w:cs="Consolas"/>
          <w:color w:val="000000"/>
          <w:sz w:val="19"/>
          <w:szCs w:val="19"/>
        </w:rPr>
        <w:t>.GetState();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.map = map;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Update(</w:t>
      </w:r>
      <w:r>
        <w:rPr>
          <w:rFonts w:ascii="Consolas" w:hAnsi="Consolas" w:cs="Consolas"/>
          <w:color w:val="2B91AF"/>
          <w:sz w:val="19"/>
          <w:szCs w:val="19"/>
        </w:rPr>
        <w:t>GameTime</w:t>
      </w:r>
      <w:r>
        <w:rPr>
          <w:rFonts w:ascii="Consolas" w:hAnsi="Consolas" w:cs="Consolas"/>
          <w:color w:val="000000"/>
          <w:sz w:val="19"/>
          <w:szCs w:val="19"/>
        </w:rPr>
        <w:t xml:space="preserve"> gametime)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 oldPos = position;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speed = 0.5f;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yawPitchCalc();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HeightY();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Move(speed);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//verificação da camera se passa limites do campo e caso passe atriu a posição antiga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((position.X &lt; 0 || position.Z &lt; 0))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position = oldPos;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((position.X &gt; 127 || position.Z &gt; 127))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position = oldPos;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//calculo do vetor direção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dir.X =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Math</w:t>
      </w:r>
      <w:r>
        <w:rPr>
          <w:rFonts w:ascii="Consolas" w:hAnsi="Consolas" w:cs="Consolas"/>
          <w:color w:val="000000"/>
          <w:sz w:val="19"/>
          <w:szCs w:val="19"/>
        </w:rPr>
        <w:t>.Cos(yaw) *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Math</w:t>
      </w:r>
      <w:r>
        <w:rPr>
          <w:rFonts w:ascii="Consolas" w:hAnsi="Consolas" w:cs="Consolas"/>
          <w:color w:val="000000"/>
          <w:sz w:val="19"/>
          <w:szCs w:val="19"/>
        </w:rPr>
        <w:t>.Cos(pitch) + position.X;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dir.Z = -(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Math</w:t>
      </w:r>
      <w:r>
        <w:rPr>
          <w:rFonts w:ascii="Consolas" w:hAnsi="Consolas" w:cs="Consolas"/>
          <w:color w:val="000000"/>
          <w:sz w:val="19"/>
          <w:szCs w:val="19"/>
        </w:rPr>
        <w:t>.Sin(yaw) *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Math</w:t>
      </w:r>
      <w:r>
        <w:rPr>
          <w:rFonts w:ascii="Consolas" w:hAnsi="Consolas" w:cs="Consolas"/>
          <w:color w:val="000000"/>
          <w:sz w:val="19"/>
          <w:szCs w:val="19"/>
        </w:rPr>
        <w:t>.Cos(pitch) + position.Z;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dir.Y =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Math</w:t>
      </w:r>
      <w:r>
        <w:rPr>
          <w:rFonts w:ascii="Consolas" w:hAnsi="Consolas" w:cs="Consolas"/>
          <w:color w:val="000000"/>
          <w:sz w:val="19"/>
          <w:szCs w:val="19"/>
        </w:rPr>
        <w:t>.Sin(pitch) + position.Y;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//actualizar viewMatriz da camera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viewMatrix = </w:t>
      </w:r>
      <w:r>
        <w:rPr>
          <w:rFonts w:ascii="Consolas" w:hAnsi="Consolas" w:cs="Consolas"/>
          <w:color w:val="2B91AF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 xml:space="preserve">.CreateLookAt(position, dir,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>.Up);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Mouse</w:t>
      </w:r>
      <w:r>
        <w:rPr>
          <w:rFonts w:ascii="Consolas" w:hAnsi="Consolas" w:cs="Consolas"/>
          <w:color w:val="000000"/>
          <w:sz w:val="19"/>
          <w:szCs w:val="19"/>
        </w:rPr>
        <w:t>.SetPosition((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)(width / 2),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)(height / 2));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oldState = mouse;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 xml:space="preserve"> ViewMatrixCamera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viewMatrix;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 xml:space="preserve"> ProjectionMatrixCamera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projectionMatrix;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//Cálculo do yaw e pitch atráves da deslocação do rato do meio do ecra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ate a posição final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yawPitchCalc()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mouse = </w:t>
      </w:r>
      <w:r>
        <w:rPr>
          <w:rFonts w:ascii="Consolas" w:hAnsi="Consolas" w:cs="Consolas"/>
          <w:color w:val="2B91AF"/>
          <w:sz w:val="19"/>
          <w:szCs w:val="19"/>
        </w:rPr>
        <w:t>Mouse</w:t>
      </w:r>
      <w:r>
        <w:rPr>
          <w:rFonts w:ascii="Consolas" w:hAnsi="Consolas" w:cs="Consolas"/>
          <w:color w:val="000000"/>
          <w:sz w:val="19"/>
          <w:szCs w:val="19"/>
        </w:rPr>
        <w:t>.GetState();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Vector2</w:t>
      </w:r>
      <w:r>
        <w:rPr>
          <w:rFonts w:ascii="Consolas" w:hAnsi="Consolas" w:cs="Consolas"/>
          <w:color w:val="000000"/>
          <w:sz w:val="19"/>
          <w:szCs w:val="19"/>
        </w:rPr>
        <w:t xml:space="preserve"> mousePos;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mousePos.X = mouse.X;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mousePos.Y = mouse.Y;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mousePos.X -= width / 2;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mousePos.Y -= height / 2;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yaw -= mousePos.X * scale;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pitch = </w:t>
      </w:r>
      <w:r>
        <w:rPr>
          <w:rFonts w:ascii="Consolas" w:hAnsi="Consolas" w:cs="Consolas"/>
          <w:color w:val="2B91AF"/>
          <w:sz w:val="19"/>
          <w:szCs w:val="19"/>
        </w:rPr>
        <w:t>MathHelper</w:t>
      </w:r>
      <w:r>
        <w:rPr>
          <w:rFonts w:ascii="Consolas" w:hAnsi="Consolas" w:cs="Consolas"/>
          <w:color w:val="000000"/>
          <w:sz w:val="19"/>
          <w:szCs w:val="19"/>
        </w:rPr>
        <w:t>.Clamp(pitch + mousePos.Y * scale, -1.5f, 1.5f);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//função com o movimento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Move(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speed)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KeyboardState</w:t>
      </w:r>
      <w:r>
        <w:rPr>
          <w:rFonts w:ascii="Consolas" w:hAnsi="Consolas" w:cs="Consolas"/>
          <w:color w:val="000000"/>
          <w:sz w:val="19"/>
          <w:szCs w:val="19"/>
        </w:rPr>
        <w:t xml:space="preserve"> keys = </w:t>
      </w:r>
      <w:r>
        <w:rPr>
          <w:rFonts w:ascii="Consolas" w:hAnsi="Consolas" w:cs="Consolas"/>
          <w:color w:val="2B91AF"/>
          <w:sz w:val="19"/>
          <w:szCs w:val="19"/>
        </w:rPr>
        <w:t>Keyboard</w:t>
      </w:r>
      <w:r>
        <w:rPr>
          <w:rFonts w:ascii="Consolas" w:hAnsi="Consolas" w:cs="Consolas"/>
          <w:color w:val="000000"/>
          <w:sz w:val="19"/>
          <w:szCs w:val="19"/>
        </w:rPr>
        <w:t>.GetState();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(keys.IsKeyDown(</w:t>
      </w:r>
      <w:r>
        <w:rPr>
          <w:rFonts w:ascii="Consolas" w:hAnsi="Consolas" w:cs="Consolas"/>
          <w:color w:val="2B91AF"/>
          <w:sz w:val="19"/>
          <w:szCs w:val="19"/>
        </w:rPr>
        <w:t>Keys</w:t>
      </w:r>
      <w:r>
        <w:rPr>
          <w:rFonts w:ascii="Consolas" w:hAnsi="Consolas" w:cs="Consolas"/>
          <w:color w:val="000000"/>
          <w:sz w:val="19"/>
          <w:szCs w:val="19"/>
        </w:rPr>
        <w:t>.NumPad5))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position.X -= (dir.X - position.X) * speed;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position.Z -= (dir.Z - position.Z) * speed;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(keys.IsKeyDown(</w:t>
      </w:r>
      <w:r>
        <w:rPr>
          <w:rFonts w:ascii="Consolas" w:hAnsi="Consolas" w:cs="Consolas"/>
          <w:color w:val="2B91AF"/>
          <w:sz w:val="19"/>
          <w:szCs w:val="19"/>
        </w:rPr>
        <w:t>Keys</w:t>
      </w:r>
      <w:r>
        <w:rPr>
          <w:rFonts w:ascii="Consolas" w:hAnsi="Consolas" w:cs="Consolas"/>
          <w:color w:val="000000"/>
          <w:sz w:val="19"/>
          <w:szCs w:val="19"/>
        </w:rPr>
        <w:t>.NumPad8))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position.X += (dir.X - position.X) * speed;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position.Z += (dir.Z - position.Z) * speed;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//Cálculo das normais para andar paralelo à direçao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(keys.IsKeyDown(</w:t>
      </w:r>
      <w:r>
        <w:rPr>
          <w:rFonts w:ascii="Consolas" w:hAnsi="Consolas" w:cs="Consolas"/>
          <w:color w:val="2B91AF"/>
          <w:sz w:val="19"/>
          <w:szCs w:val="19"/>
        </w:rPr>
        <w:t>Keys</w:t>
      </w:r>
      <w:r>
        <w:rPr>
          <w:rFonts w:ascii="Consolas" w:hAnsi="Consolas" w:cs="Consolas"/>
          <w:color w:val="000000"/>
          <w:sz w:val="19"/>
          <w:szCs w:val="19"/>
        </w:rPr>
        <w:t>.NumPad4))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position -= speed *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.Cross(dir - position,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>.Up);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(keys.IsKeyDown(</w:t>
      </w:r>
      <w:r>
        <w:rPr>
          <w:rFonts w:ascii="Consolas" w:hAnsi="Consolas" w:cs="Consolas"/>
          <w:color w:val="2B91AF"/>
          <w:sz w:val="19"/>
          <w:szCs w:val="19"/>
        </w:rPr>
        <w:t>Keys</w:t>
      </w:r>
      <w:r>
        <w:rPr>
          <w:rFonts w:ascii="Consolas" w:hAnsi="Consolas" w:cs="Consolas"/>
          <w:color w:val="000000"/>
          <w:sz w:val="19"/>
          <w:szCs w:val="19"/>
        </w:rPr>
        <w:t>.NumPad6))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position += speed *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.Cross(dir - position,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>.Up);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//Função que cálcula a altura do mapa e assim atribui essa altura a posição da camera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HeightY()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 xml:space="preserve"> verticeA,verticeB,verticeC,verticeD;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//Obtem os vertices adjacentes a camera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)(position.X) +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)(position.Z + 1) *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)map.MapBoundariesHeight &lt; map.MapBoundariesHeight * map.MapBoundariesWidth &amp;&amp;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)(position.X) +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)(position.Z + 1) *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)map.MapBoundariesHeight &gt;0)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verticeA = map.mapVertices[(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)(position.X) +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)position.Z *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)map.MapBoundariesHeight].Position;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verticeB = map.mapVertices[(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)(position.X + 1) +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)position.Z *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)map.MapBoundariesHeight].Position;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verticeC = map.mapVertices[(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)(position.X) +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)(position.Z + 1) *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)map.MapBoundariesHeight].Position;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verticeD = map.mapVertices[(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)(position.X+1) +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)(position.Z + 1) *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)map.MapBoundariesHeight].Position;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verticeA = map.mapVertices[(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)map.MapBoundariesWidth *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)map.MapBoundariesHeight-1].Position;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verticeB = map.mapVertices[(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)map.MapBoundariesWidth *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)map.MapBoundariesHeight - 1].Position;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verticeC = map.mapVertices[(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)map.MapBoundariesWidth *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)map.MapBoundariesHeight - 1].Position;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verticeD = map.mapVertices[(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)map.MapBoundariesWidth *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)map.MapBoundariesHeight - 1].Position;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//interpolação das alturas para à medida que se anda com a camera o movimento ser fluido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//interpolação feita com o peso que cada vertice da à camera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Ya, Yb, Yc, Yd;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Ya = verticeA.Y;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Yb = verticeB.Y;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Yc = verticeC.Y;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Yd = verticeD.Y;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Yab = (1 - (position.X - verticeA.X)) * Ya + (position.X - verticeA.X) * Yb;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Ycd = (1 - (position.X - verticeC.X)) * Yc + (position.X - verticeC.X) * Yd;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Y = (1 - (position.Z - verticeA.Z)) * Yab + (position.Z - verticeA.Z) * Ycd;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position.Y = Y + 2;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879B1" w:rsidRDefault="005879B1" w:rsidP="005879B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879B1" w:rsidRDefault="005879B1" w:rsidP="005879B1">
      <w:pPr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pStyle w:val="Cabealho3"/>
      </w:pPr>
      <w:bookmarkStart w:id="27" w:name="_Toc467183920"/>
      <w:r>
        <w:t>Mapa.cs</w:t>
      </w:r>
      <w:bookmarkEnd w:id="27"/>
    </w:p>
    <w:p w:rsidR="005879B1" w:rsidRDefault="005879B1" w:rsidP="005879B1"/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TrabalhoFinal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Mapa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BasicEffect</w:t>
      </w:r>
      <w:r>
        <w:rPr>
          <w:rFonts w:ascii="Consolas" w:hAnsi="Consolas" w:cs="Consolas"/>
          <w:color w:val="000000"/>
          <w:sz w:val="19"/>
          <w:szCs w:val="19"/>
        </w:rPr>
        <w:t xml:space="preserve"> effect;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Texture2D</w:t>
      </w:r>
      <w:r>
        <w:rPr>
          <w:rFonts w:ascii="Consolas" w:hAnsi="Consolas" w:cs="Consolas"/>
          <w:color w:val="000000"/>
          <w:sz w:val="19"/>
          <w:szCs w:val="19"/>
        </w:rPr>
        <w:t xml:space="preserve"> mapaImagem,texture;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 xml:space="preserve"> worldMatrix,viewMatrix;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[] pixeis;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VertexPositionColorTexture</w:t>
      </w:r>
      <w:r>
        <w:rPr>
          <w:rFonts w:ascii="Consolas" w:hAnsi="Consolas" w:cs="Consolas"/>
          <w:color w:val="000000"/>
          <w:sz w:val="19"/>
          <w:szCs w:val="19"/>
        </w:rPr>
        <w:t>[] vertices;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>[] verIndex;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VertexBuffer</w:t>
      </w:r>
      <w:r>
        <w:rPr>
          <w:rFonts w:ascii="Consolas" w:hAnsi="Consolas" w:cs="Consolas"/>
          <w:color w:val="000000"/>
          <w:sz w:val="19"/>
          <w:szCs w:val="19"/>
        </w:rPr>
        <w:t xml:space="preserve"> vertexBuffer;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IndexBuffer</w:t>
      </w:r>
      <w:r>
        <w:rPr>
          <w:rFonts w:ascii="Consolas" w:hAnsi="Consolas" w:cs="Consolas"/>
          <w:color w:val="000000"/>
          <w:sz w:val="19"/>
          <w:szCs w:val="19"/>
        </w:rPr>
        <w:t xml:space="preserve"> indexBuffer;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maxHeight, maxWidht;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Mapa(</w:t>
      </w:r>
      <w:r>
        <w:rPr>
          <w:rFonts w:ascii="Consolas" w:hAnsi="Consolas" w:cs="Consolas"/>
          <w:color w:val="2B91AF"/>
          <w:sz w:val="19"/>
          <w:szCs w:val="19"/>
        </w:rPr>
        <w:t>GraphicsDevice</w:t>
      </w:r>
      <w:r>
        <w:rPr>
          <w:rFonts w:ascii="Consolas" w:hAnsi="Consolas" w:cs="Consolas"/>
          <w:color w:val="000000"/>
          <w:sz w:val="19"/>
          <w:szCs w:val="19"/>
        </w:rPr>
        <w:t xml:space="preserve"> device, </w:t>
      </w:r>
      <w:r>
        <w:rPr>
          <w:rFonts w:ascii="Consolas" w:hAnsi="Consolas" w:cs="Consolas"/>
          <w:color w:val="2B91AF"/>
          <w:sz w:val="19"/>
          <w:szCs w:val="19"/>
        </w:rPr>
        <w:t>ContentManager</w:t>
      </w:r>
      <w:r>
        <w:rPr>
          <w:rFonts w:ascii="Consolas" w:hAnsi="Consolas" w:cs="Consolas"/>
          <w:color w:val="000000"/>
          <w:sz w:val="19"/>
          <w:szCs w:val="19"/>
        </w:rPr>
        <w:t xml:space="preserve"> Content)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effect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BasicEffect</w:t>
      </w:r>
      <w:r>
        <w:rPr>
          <w:rFonts w:ascii="Consolas" w:hAnsi="Consolas" w:cs="Consolas"/>
          <w:color w:val="000000"/>
          <w:sz w:val="19"/>
          <w:szCs w:val="19"/>
        </w:rPr>
        <w:t>(device);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worldMatrix = </w:t>
      </w:r>
      <w:r>
        <w:rPr>
          <w:rFonts w:ascii="Consolas" w:hAnsi="Consolas" w:cs="Consolas"/>
          <w:color w:val="2B91AF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>.Identity;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mapaImagem = Content.Load&lt;</w:t>
      </w:r>
      <w:r>
        <w:rPr>
          <w:rFonts w:ascii="Consolas" w:hAnsi="Consolas" w:cs="Consolas"/>
          <w:color w:val="2B91AF"/>
          <w:sz w:val="19"/>
          <w:szCs w:val="19"/>
        </w:rPr>
        <w:t>Texture2D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A31515"/>
          <w:sz w:val="19"/>
          <w:szCs w:val="19"/>
        </w:rPr>
        <w:t>"lh3d1"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texture = Content.Load&lt;</w:t>
      </w:r>
      <w:r>
        <w:rPr>
          <w:rFonts w:ascii="Consolas" w:hAnsi="Consolas" w:cs="Consolas"/>
          <w:color w:val="2B91AF"/>
          <w:sz w:val="19"/>
          <w:szCs w:val="19"/>
        </w:rPr>
        <w:t>Texture2D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A31515"/>
          <w:sz w:val="19"/>
          <w:szCs w:val="19"/>
        </w:rPr>
        <w:t>"ground1"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ReadPixeis();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aspectRatio =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)(device.Viewport.Width /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device.Viewport.Height);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effect.Projection = </w:t>
      </w:r>
      <w:r>
        <w:rPr>
          <w:rFonts w:ascii="Consolas" w:hAnsi="Consolas" w:cs="Consolas"/>
          <w:color w:val="2B91AF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>.CreatePerspectiveFieldOfView(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MathHelper</w:t>
      </w:r>
      <w:r>
        <w:rPr>
          <w:rFonts w:ascii="Consolas" w:hAnsi="Consolas" w:cs="Consolas"/>
          <w:color w:val="000000"/>
          <w:sz w:val="19"/>
          <w:szCs w:val="19"/>
        </w:rPr>
        <w:t>.ToRadians(45.0f),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aspectRatio, 1.0f, 10.0f);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effect.LightingEnabled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effect.VertexColorEnabled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effect.TextureEnabled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effect.Texture = texture;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CreateMap();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vertexBuffer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VertexBuffer</w:t>
      </w:r>
      <w:r>
        <w:rPr>
          <w:rFonts w:ascii="Consolas" w:hAnsi="Consolas" w:cs="Consolas"/>
          <w:color w:val="000000"/>
          <w:sz w:val="19"/>
          <w:szCs w:val="19"/>
        </w:rPr>
        <w:t>(device,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VertexPositionColorTexture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vertices.Length,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BufferUsage</w:t>
      </w:r>
      <w:r>
        <w:rPr>
          <w:rFonts w:ascii="Consolas" w:hAnsi="Consolas" w:cs="Consolas"/>
          <w:color w:val="000000"/>
          <w:sz w:val="19"/>
          <w:szCs w:val="19"/>
        </w:rPr>
        <w:t>.None);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vertexBuffer.SetData&lt;</w:t>
      </w:r>
      <w:r>
        <w:rPr>
          <w:rFonts w:ascii="Consolas" w:hAnsi="Consolas" w:cs="Consolas"/>
          <w:color w:val="2B91AF"/>
          <w:sz w:val="19"/>
          <w:szCs w:val="19"/>
        </w:rPr>
        <w:t>VertexPositionColorTexture</w:t>
      </w:r>
      <w:r>
        <w:rPr>
          <w:rFonts w:ascii="Consolas" w:hAnsi="Consolas" w:cs="Consolas"/>
          <w:color w:val="000000"/>
          <w:sz w:val="19"/>
          <w:szCs w:val="19"/>
        </w:rPr>
        <w:t>&gt;(vertices);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indexBuffer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IndexBuffer</w:t>
      </w:r>
      <w:r>
        <w:rPr>
          <w:rFonts w:ascii="Consolas" w:hAnsi="Consolas" w:cs="Consolas"/>
          <w:color w:val="000000"/>
          <w:sz w:val="19"/>
          <w:szCs w:val="19"/>
        </w:rPr>
        <w:t>(device,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verIndex.Length,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BufferUsage</w:t>
      </w:r>
      <w:r>
        <w:rPr>
          <w:rFonts w:ascii="Consolas" w:hAnsi="Consolas" w:cs="Consolas"/>
          <w:color w:val="000000"/>
          <w:sz w:val="19"/>
          <w:szCs w:val="19"/>
        </w:rPr>
        <w:t>.None);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indexBuffer.SetData(verIndex);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ReadPixeis()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pixeis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[mapaImagem.Width * mapaImagem.Height];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mapaImagem.GetData&lt;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&gt;(pixeis);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//Cria o mapa atráves de indices e de triangle list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CreateMap()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verIndex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>[6 * (mapaImagem.Width - 1) * (mapaImagem.Height - 1)];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vertices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VertexPositionColorTexture</w:t>
      </w:r>
      <w:r>
        <w:rPr>
          <w:rFonts w:ascii="Consolas" w:hAnsi="Consolas" w:cs="Consolas"/>
          <w:color w:val="000000"/>
          <w:sz w:val="19"/>
          <w:szCs w:val="19"/>
        </w:rPr>
        <w:t>[mapaImagem.Width * mapaImagem.Height];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maxHeight = mapaImagem.Height;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maxWidht = mapaImagem.Width;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z = 0;z&lt;mapaImagem.Width;z++)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 = 0;x&lt;mapaImagem.Height;x++)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vertices[x+z*mapaImagem.Width]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VertexPositionColorTexture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Vector3</w:t>
      </w:r>
      <w:r>
        <w:rPr>
          <w:rFonts w:ascii="Consolas" w:hAnsi="Consolas" w:cs="Consolas"/>
          <w:color w:val="00000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)x,(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)pixeis[x+z*mapaImagem.Width].R/255*10f,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)z), pixeis[x + z * mapaImagem.Width],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Vector2</w:t>
      </w:r>
      <w:r>
        <w:rPr>
          <w:rFonts w:ascii="Consolas" w:hAnsi="Consolas" w:cs="Consolas"/>
          <w:color w:val="000000"/>
          <w:sz w:val="19"/>
          <w:szCs w:val="19"/>
        </w:rPr>
        <w:t>(x%2,z%2));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contador = 0;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//Indices calculados 6 a 6 de modo que cada ciclo seja um "quadrado" da textura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0;y&lt;mapaImagem.Height-1;y++)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 = 0;x&lt;mapaImagem.Width-1;x++)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verIndex[contador] = (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>)(x + y * mapaImagem.Width);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verIndex[contador + 1] = (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>)(x + y * mapaImagem.Width + 1);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verIndex[contador+2] = (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>)(x + (y + 1) * mapaImagem.Width);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verIndex[contador + 3] = (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>)(x + y * mapaImagem.Width + 1);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verIndex[contador + 4] = (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>)(x + (y + 1) * mapaImagem.Width + 1);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verIndex[contador + 5] = (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>)(x + (y + 1) * mapaImagem.Width);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contador += 6;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//Metodo draw com triangle list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Draw(</w:t>
      </w:r>
      <w:r>
        <w:rPr>
          <w:rFonts w:ascii="Consolas" w:hAnsi="Consolas" w:cs="Consolas"/>
          <w:color w:val="2B91AF"/>
          <w:sz w:val="19"/>
          <w:szCs w:val="19"/>
        </w:rPr>
        <w:t>GraphicsDevice</w:t>
      </w:r>
      <w:r>
        <w:rPr>
          <w:rFonts w:ascii="Consolas" w:hAnsi="Consolas" w:cs="Consolas"/>
          <w:color w:val="000000"/>
          <w:sz w:val="19"/>
          <w:szCs w:val="19"/>
        </w:rPr>
        <w:t xml:space="preserve"> device,</w:t>
      </w:r>
      <w:r>
        <w:rPr>
          <w:rFonts w:ascii="Consolas" w:hAnsi="Consolas" w:cs="Consolas"/>
          <w:color w:val="2B91AF"/>
          <w:sz w:val="19"/>
          <w:szCs w:val="19"/>
        </w:rPr>
        <w:t>ClsCamera</w:t>
      </w:r>
      <w:r>
        <w:rPr>
          <w:rFonts w:ascii="Consolas" w:hAnsi="Consolas" w:cs="Consolas"/>
          <w:color w:val="000000"/>
          <w:sz w:val="19"/>
          <w:szCs w:val="19"/>
        </w:rPr>
        <w:t xml:space="preserve"> camera)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effect.World = worldMatrix;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effect.View = camera.ViewMatrixCamera;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effect.Projection = camera.ProjectionMatrixCamera;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effect.CurrentTechnique.Passes[0].Apply();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device.SetVertexBuffer(vertexBuffer);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device.Indices = indexBuffer;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device.DrawIndexedPrimitives(</w:t>
      </w:r>
      <w:r>
        <w:rPr>
          <w:rFonts w:ascii="Consolas" w:hAnsi="Consolas" w:cs="Consolas"/>
          <w:color w:val="2B91AF"/>
          <w:sz w:val="19"/>
          <w:szCs w:val="19"/>
        </w:rPr>
        <w:t>PrimitiveType</w:t>
      </w:r>
      <w:r>
        <w:rPr>
          <w:rFonts w:ascii="Consolas" w:hAnsi="Consolas" w:cs="Consolas"/>
          <w:color w:val="000000"/>
          <w:sz w:val="19"/>
          <w:szCs w:val="19"/>
        </w:rPr>
        <w:t>.TriangleList, 0, 0, verIndex.Length / 3);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MapBoundariesHeight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maxHeight;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MapBoundariesWidth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maxWidht;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VertexPositionColorTexture</w:t>
      </w:r>
      <w:r>
        <w:rPr>
          <w:rFonts w:ascii="Consolas" w:hAnsi="Consolas" w:cs="Consolas"/>
          <w:color w:val="000000"/>
          <w:sz w:val="19"/>
          <w:szCs w:val="19"/>
        </w:rPr>
        <w:t>[] mapVertices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vertices;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79B1" w:rsidRDefault="005879B1" w:rsidP="00587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879B1" w:rsidRPr="005879B1" w:rsidRDefault="005879B1" w:rsidP="005879B1"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5879B1" w:rsidRPr="005879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4F86" w:rsidRDefault="007B4F86" w:rsidP="000D5E80">
      <w:pPr>
        <w:spacing w:after="0" w:line="240" w:lineRule="auto"/>
      </w:pPr>
      <w:r>
        <w:separator/>
      </w:r>
    </w:p>
  </w:endnote>
  <w:endnote w:type="continuationSeparator" w:id="0">
    <w:p w:rsidR="007B4F86" w:rsidRDefault="007B4F86" w:rsidP="000D5E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4F86" w:rsidRDefault="007B4F86" w:rsidP="000D5E80">
      <w:pPr>
        <w:spacing w:after="0" w:line="240" w:lineRule="auto"/>
      </w:pPr>
      <w:r>
        <w:separator/>
      </w:r>
    </w:p>
  </w:footnote>
  <w:footnote w:type="continuationSeparator" w:id="0">
    <w:p w:rsidR="007B4F86" w:rsidRDefault="007B4F86" w:rsidP="000D5E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B1C06"/>
    <w:multiLevelType w:val="hybridMultilevel"/>
    <w:tmpl w:val="C6C657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8A6647"/>
    <w:multiLevelType w:val="hybridMultilevel"/>
    <w:tmpl w:val="1EEEEB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Eduardo">
    <w15:presenceInfo w15:providerId="None" w15:userId="Eduard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815"/>
    <w:rsid w:val="00004A39"/>
    <w:rsid w:val="00023315"/>
    <w:rsid w:val="000A19C1"/>
    <w:rsid w:val="000B562D"/>
    <w:rsid w:val="000D5E80"/>
    <w:rsid w:val="001345F8"/>
    <w:rsid w:val="00141C06"/>
    <w:rsid w:val="001A08B5"/>
    <w:rsid w:val="00233878"/>
    <w:rsid w:val="00241DD7"/>
    <w:rsid w:val="0026442D"/>
    <w:rsid w:val="00266F0B"/>
    <w:rsid w:val="002A5CC0"/>
    <w:rsid w:val="002E3467"/>
    <w:rsid w:val="00433CD3"/>
    <w:rsid w:val="00436EA6"/>
    <w:rsid w:val="00451EFB"/>
    <w:rsid w:val="00576BCF"/>
    <w:rsid w:val="005879B1"/>
    <w:rsid w:val="005C33D0"/>
    <w:rsid w:val="005C561B"/>
    <w:rsid w:val="00611D70"/>
    <w:rsid w:val="00623F03"/>
    <w:rsid w:val="00650936"/>
    <w:rsid w:val="006553A4"/>
    <w:rsid w:val="006755BA"/>
    <w:rsid w:val="006A1EF3"/>
    <w:rsid w:val="00711AAF"/>
    <w:rsid w:val="007261DE"/>
    <w:rsid w:val="00726F7B"/>
    <w:rsid w:val="00762C35"/>
    <w:rsid w:val="00775CF6"/>
    <w:rsid w:val="007A597E"/>
    <w:rsid w:val="007B4F86"/>
    <w:rsid w:val="0080319E"/>
    <w:rsid w:val="00820780"/>
    <w:rsid w:val="00836476"/>
    <w:rsid w:val="008610B4"/>
    <w:rsid w:val="008753DE"/>
    <w:rsid w:val="00884815"/>
    <w:rsid w:val="008D538D"/>
    <w:rsid w:val="008E5457"/>
    <w:rsid w:val="0094290C"/>
    <w:rsid w:val="009651D4"/>
    <w:rsid w:val="00992983"/>
    <w:rsid w:val="009D44CC"/>
    <w:rsid w:val="009F6A70"/>
    <w:rsid w:val="00A325CE"/>
    <w:rsid w:val="00AE2252"/>
    <w:rsid w:val="00AF3293"/>
    <w:rsid w:val="00B00434"/>
    <w:rsid w:val="00B443F7"/>
    <w:rsid w:val="00B47D9C"/>
    <w:rsid w:val="00B75E63"/>
    <w:rsid w:val="00B94428"/>
    <w:rsid w:val="00C042D4"/>
    <w:rsid w:val="00C405A0"/>
    <w:rsid w:val="00C4346B"/>
    <w:rsid w:val="00C43EB1"/>
    <w:rsid w:val="00CB4E22"/>
    <w:rsid w:val="00D14EC1"/>
    <w:rsid w:val="00D260E6"/>
    <w:rsid w:val="00D26BB0"/>
    <w:rsid w:val="00DA4B73"/>
    <w:rsid w:val="00DE5B57"/>
    <w:rsid w:val="00DF6C55"/>
    <w:rsid w:val="00E9441F"/>
    <w:rsid w:val="00EE34D3"/>
    <w:rsid w:val="00F30F83"/>
    <w:rsid w:val="00F65C41"/>
    <w:rsid w:val="00F9604F"/>
    <w:rsid w:val="00FD7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56E49E-3AFB-4DEF-A05D-20A204AFC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8848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762C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9929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8848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762C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7261DE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7261DE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7261DE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7261DE"/>
    <w:pPr>
      <w:spacing w:after="100"/>
      <w:ind w:left="440"/>
    </w:pPr>
    <w:rPr>
      <w:rFonts w:eastAsiaTheme="minorEastAsia" w:cs="Times New Roman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7261DE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9651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651D4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2A5CC0"/>
    <w:pPr>
      <w:ind w:left="720"/>
      <w:contextualSpacing/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9929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41C06"/>
    <w:rPr>
      <w:color w:val="954F72" w:themeColor="followed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0D5E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D5E80"/>
  </w:style>
  <w:style w:type="paragraph" w:styleId="Rodap">
    <w:name w:val="footer"/>
    <w:basedOn w:val="Normal"/>
    <w:link w:val="RodapCarter"/>
    <w:uiPriority w:val="99"/>
    <w:unhideWhenUsed/>
    <w:rsid w:val="000D5E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D5E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11/relationships/people" Target="peop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658322-D401-499C-8D54-AD8D63507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3151</Words>
  <Characters>17019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</dc:creator>
  <cp:keywords/>
  <dc:description/>
  <cp:lastModifiedBy>Rui António Gonçalves Ferreira</cp:lastModifiedBy>
  <cp:revision>2</cp:revision>
  <dcterms:created xsi:type="dcterms:W3CDTF">2016-11-18T17:55:00Z</dcterms:created>
  <dcterms:modified xsi:type="dcterms:W3CDTF">2016-11-18T17:55:00Z</dcterms:modified>
</cp:coreProperties>
</file>